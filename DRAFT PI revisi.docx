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69F2D" w14:textId="77777777" w:rsidR="003A3737" w:rsidRPr="006C55B2" w:rsidRDefault="003A3737" w:rsidP="006C55B2">
      <w:pPr>
        <w:pStyle w:val="Judul1"/>
      </w:pPr>
      <w:r w:rsidRPr="006C55B2">
        <w:t xml:space="preserve">BAB 1 </w:t>
      </w:r>
    </w:p>
    <w:p w14:paraId="66229AA2" w14:textId="3491B65B" w:rsidR="00B94D7C" w:rsidRDefault="003A3737" w:rsidP="00B94D7C">
      <w:pPr>
        <w:pStyle w:val="Judul1"/>
      </w:pPr>
      <w:r w:rsidRPr="006C55B2">
        <w:t>PENDAHULUAN</w:t>
      </w:r>
    </w:p>
    <w:p w14:paraId="70FB2B2D" w14:textId="77777777" w:rsidR="00B94D7C" w:rsidRPr="00B94D7C" w:rsidRDefault="00B94D7C" w:rsidP="00B94D7C"/>
    <w:p w14:paraId="019B2DAB" w14:textId="77777777" w:rsidR="00B94D7C" w:rsidRPr="00B94D7C" w:rsidRDefault="00B94D7C" w:rsidP="00B94D7C"/>
    <w:p w14:paraId="65B9DA03" w14:textId="77777777" w:rsidR="003A3737" w:rsidRPr="00B94D7C" w:rsidRDefault="005439BD" w:rsidP="005439BD">
      <w:pPr>
        <w:pStyle w:val="Judul2"/>
        <w:rPr>
          <w:sz w:val="24"/>
          <w:szCs w:val="24"/>
        </w:rPr>
      </w:pPr>
      <w:bookmarkStart w:id="0" w:name="_Toc229572049"/>
      <w:r w:rsidRPr="00B94D7C">
        <w:rPr>
          <w:sz w:val="24"/>
          <w:szCs w:val="24"/>
        </w:rPr>
        <w:t xml:space="preserve">1.1 </w:t>
      </w:r>
      <w:r w:rsidR="003A3737" w:rsidRPr="00B94D7C">
        <w:rPr>
          <w:sz w:val="24"/>
          <w:szCs w:val="24"/>
        </w:rPr>
        <w:t>Latar Belakang</w:t>
      </w:r>
      <w:bookmarkEnd w:id="0"/>
    </w:p>
    <w:p w14:paraId="25ED9A81" w14:textId="77777777" w:rsidR="005439BD" w:rsidRPr="005439BD" w:rsidRDefault="005439BD" w:rsidP="005439BD">
      <w:pPr>
        <w:rPr>
          <w:lang w:val="en-US"/>
        </w:rPr>
      </w:pPr>
    </w:p>
    <w:p w14:paraId="274D128B" w14:textId="746A14E3" w:rsidR="00D86A06" w:rsidRDefault="00D86A06" w:rsidP="00B94D7C">
      <w:pPr>
        <w:pStyle w:val="DaftarParagraf"/>
        <w:spacing w:line="360" w:lineRule="auto"/>
        <w:ind w:left="0" w:firstLine="720"/>
        <w:rPr>
          <w:ins w:id="1" w:author="rakishsultan@gmail.com" w:date="2026-06-19T10:02:00Z"/>
          <w:rFonts w:eastAsia="Times New Roman" w:cs="Times New Roman"/>
          <w:color w:val="000000"/>
          <w:kern w:val="0"/>
          <w:lang w:eastAsia="id-ID"/>
          <w14:ligatures w14:val="none"/>
        </w:rPr>
      </w:pPr>
      <w:r w:rsidRPr="00D86A06">
        <w:rPr>
          <w:rFonts w:eastAsia="Times New Roman" w:cs="Times New Roman"/>
          <w:color w:val="000000"/>
          <w:kern w:val="0"/>
          <w:lang w:eastAsia="id-ID"/>
          <w14:ligatures w14:val="none"/>
        </w:rPr>
        <w:t>Perkembangan teknologi informasi mendorong munculnya berbagai platform digital sebagai media ekspresi individu</w:t>
      </w:r>
      <w:ins w:id="2" w:author="Abdus Syakur" w:date="2026-06-08T15:07:00Z">
        <w:r w:rsidR="00A81EEF">
          <w:rPr>
            <w:rFonts w:eastAsia="Times New Roman" w:cs="Times New Roman"/>
            <w:color w:val="000000"/>
            <w:kern w:val="0"/>
            <w:lang w:eastAsia="id-ID"/>
            <w14:ligatures w14:val="none"/>
          </w:rPr>
          <w:t>.</w:t>
        </w:r>
      </w:ins>
      <w:del w:id="3" w:author="Abdus Syakur" w:date="2026-06-08T15:07:00Z">
        <w:r w:rsidRPr="00D86A06" w:rsidDel="00A81EEF">
          <w:rPr>
            <w:rFonts w:eastAsia="Times New Roman" w:cs="Times New Roman"/>
            <w:color w:val="000000"/>
            <w:kern w:val="0"/>
            <w:lang w:eastAsia="id-ID"/>
            <w14:ligatures w14:val="none"/>
          </w:rPr>
          <w:delText>, termasuk dalam menyampaikan pengalaman terkait kesehatan mental.</w:delText>
        </w:r>
      </w:del>
      <w:r w:rsidRPr="00D86A06">
        <w:rPr>
          <w:rFonts w:eastAsia="Times New Roman" w:cs="Times New Roman"/>
          <w:color w:val="000000"/>
          <w:kern w:val="0"/>
          <w:lang w:eastAsia="id-ID"/>
          <w14:ligatures w14:val="none"/>
        </w:rPr>
        <w:t xml:space="preserve"> Salah satu bentuk ekspresi yang berkembang adalah </w:t>
      </w:r>
      <w:proofErr w:type="spellStart"/>
      <w:r w:rsidRPr="00823445">
        <w:rPr>
          <w:rFonts w:eastAsia="Times New Roman" w:cs="Times New Roman"/>
          <w:b/>
          <w:bCs/>
          <w:color w:val="000000"/>
          <w:kern w:val="0"/>
          <w:lang w:eastAsia="id-ID"/>
          <w14:ligatures w14:val="none"/>
          <w:rPrChange w:id="4" w:author="rakishsultan@gmail.com" w:date="2026-06-19T09:55:00Z">
            <w:rPr>
              <w:rFonts w:eastAsia="Times New Roman" w:cs="Times New Roman"/>
              <w:color w:val="000000"/>
              <w:kern w:val="0"/>
              <w:lang w:eastAsia="id-ID"/>
              <w14:ligatures w14:val="none"/>
            </w:rPr>
          </w:rPrChange>
        </w:rPr>
        <w:t>zine</w:t>
      </w:r>
      <w:proofErr w:type="spellEnd"/>
      <w:r w:rsidRPr="00823445">
        <w:rPr>
          <w:rFonts w:eastAsia="Times New Roman" w:cs="Times New Roman"/>
          <w:b/>
          <w:bCs/>
          <w:color w:val="000000"/>
          <w:kern w:val="0"/>
          <w:lang w:eastAsia="id-ID"/>
          <w14:ligatures w14:val="none"/>
          <w:rPrChange w:id="5" w:author="rakishsultan@gmail.com" w:date="2026-06-19T09:55:00Z">
            <w:rPr>
              <w:rFonts w:eastAsia="Times New Roman" w:cs="Times New Roman"/>
              <w:color w:val="000000"/>
              <w:kern w:val="0"/>
              <w:lang w:eastAsia="id-ID"/>
              <w14:ligatures w14:val="none"/>
            </w:rPr>
          </w:rPrChange>
        </w:rPr>
        <w:t xml:space="preserve"> </w:t>
      </w:r>
      <w:r w:rsidRPr="00A81EEF">
        <w:rPr>
          <w:rFonts w:eastAsia="Times New Roman" w:cs="Times New Roman"/>
          <w:b/>
          <w:bCs/>
          <w:color w:val="000000"/>
          <w:kern w:val="0"/>
          <w:lang w:eastAsia="id-ID"/>
          <w14:ligatures w14:val="none"/>
          <w:rPrChange w:id="6" w:author="Abdus Syakur" w:date="2026-06-08T15:08:00Z">
            <w:rPr>
              <w:rFonts w:eastAsia="Times New Roman" w:cs="Times New Roman"/>
              <w:color w:val="000000"/>
              <w:kern w:val="0"/>
              <w:lang w:eastAsia="id-ID"/>
              <w14:ligatures w14:val="none"/>
            </w:rPr>
          </w:rPrChange>
        </w:rPr>
        <w:t>digital</w:t>
      </w:r>
      <w:r w:rsidRPr="00D86A06">
        <w:rPr>
          <w:rFonts w:eastAsia="Times New Roman" w:cs="Times New Roman"/>
          <w:color w:val="000000"/>
          <w:kern w:val="0"/>
          <w:lang w:eastAsia="id-ID"/>
          <w14:ligatures w14:val="none"/>
        </w:rPr>
        <w:t xml:space="preserve">, </w:t>
      </w:r>
      <w:ins w:id="7" w:author="Abdus Syakur" w:date="2026-06-08T15:08:00Z">
        <w:r w:rsidR="00A81EEF">
          <w:rPr>
            <w:rFonts w:eastAsia="Times New Roman" w:cs="Times New Roman"/>
            <w:color w:val="000000"/>
            <w:kern w:val="0"/>
            <w:lang w:eastAsia="id-ID"/>
            <w14:ligatures w14:val="none"/>
          </w:rPr>
          <w:t xml:space="preserve">yaitu media publikasi digital </w:t>
        </w:r>
      </w:ins>
      <w:r w:rsidRPr="00D86A06">
        <w:rPr>
          <w:rFonts w:eastAsia="Times New Roman" w:cs="Times New Roman"/>
          <w:color w:val="000000"/>
          <w:kern w:val="0"/>
          <w:lang w:eastAsia="id-ID"/>
          <w14:ligatures w14:val="none"/>
        </w:rPr>
        <w:t>yang memungkinkan individu menuangkan perasaan, pemikiran, serta pengalaman pribadi secara kreatif tanpa batasan tertentu, sehingga kebebasan berpikir tetap terjaga.</w:t>
      </w:r>
      <w:ins w:id="8" w:author="Abdus Syakur" w:date="2026-06-08T15:10:00Z">
        <w:r w:rsidR="00A81EEF">
          <w:rPr>
            <w:rFonts w:eastAsia="Times New Roman" w:cs="Times New Roman"/>
            <w:color w:val="000000"/>
            <w:kern w:val="0"/>
            <w:lang w:eastAsia="id-ID"/>
            <w14:ligatures w14:val="none"/>
          </w:rPr>
          <w:t xml:space="preserve"> </w:t>
        </w:r>
        <w:r w:rsidR="00A81EEF" w:rsidRPr="00A81EEF">
          <w:rPr>
            <w:rFonts w:eastAsia="Times New Roman" w:cs="Times New Roman"/>
            <w:color w:val="000000"/>
            <w:kern w:val="0"/>
            <w:lang w:eastAsia="id-ID"/>
            <w14:ligatures w14:val="none"/>
          </w:rPr>
          <w:t xml:space="preserve">Karakteristik </w:t>
        </w:r>
        <w:proofErr w:type="spellStart"/>
        <w:r w:rsidR="00A81EEF" w:rsidRPr="00A81EEF">
          <w:rPr>
            <w:rFonts w:eastAsia="Times New Roman" w:cs="Times New Roman"/>
            <w:color w:val="000000"/>
            <w:kern w:val="0"/>
            <w:lang w:eastAsia="id-ID"/>
            <w14:ligatures w14:val="none"/>
          </w:rPr>
          <w:t>zine</w:t>
        </w:r>
        <w:proofErr w:type="spellEnd"/>
        <w:r w:rsidR="00A81EEF" w:rsidRPr="00A81EEF">
          <w:rPr>
            <w:rFonts w:eastAsia="Times New Roman" w:cs="Times New Roman"/>
            <w:color w:val="000000"/>
            <w:kern w:val="0"/>
            <w:lang w:eastAsia="id-ID"/>
            <w14:ligatures w14:val="none"/>
          </w:rPr>
          <w:t xml:space="preserve"> digital yang tidak terikat oleh format maupun aturan tertentu memberikan ruang bagi pengguna untuk menyampaikan gagasan secara bebas, sehingga dapat menjadi media yang efektif dalam menyalurkan ekspresi terkait kesehatan mental.</w:t>
        </w:r>
      </w:ins>
    </w:p>
    <w:p w14:paraId="0C4720C4" w14:textId="77777777" w:rsidR="00823445" w:rsidRDefault="00823445" w:rsidP="00B94D7C">
      <w:pPr>
        <w:pStyle w:val="DaftarParagraf"/>
        <w:spacing w:line="360" w:lineRule="auto"/>
        <w:ind w:left="0" w:firstLine="720"/>
        <w:rPr>
          <w:rFonts w:eastAsia="Times New Roman" w:cs="Times New Roman"/>
          <w:color w:val="000000"/>
          <w:kern w:val="0"/>
          <w:lang w:eastAsia="id-ID"/>
          <w14:ligatures w14:val="none"/>
        </w:rPr>
      </w:pPr>
    </w:p>
    <w:p w14:paraId="52CD2381" w14:textId="1F7CC001" w:rsidR="00D86A06" w:rsidRDefault="00D86A06" w:rsidP="00B94D7C">
      <w:pPr>
        <w:pStyle w:val="DaftarParagraf"/>
        <w:spacing w:before="240" w:after="240" w:line="360" w:lineRule="auto"/>
        <w:ind w:left="0" w:firstLine="720"/>
        <w:rPr>
          <w:ins w:id="9" w:author="rakishsultan@gmail.com" w:date="2026-06-19T10:02:00Z"/>
          <w:rFonts w:eastAsia="Times New Roman" w:cs="Times New Roman"/>
          <w:color w:val="000000"/>
          <w:kern w:val="0"/>
          <w:lang w:eastAsia="id-ID"/>
          <w14:ligatures w14:val="none"/>
        </w:rPr>
      </w:pPr>
      <w:r w:rsidRPr="00D86A06">
        <w:rPr>
          <w:rFonts w:eastAsia="Times New Roman" w:cs="Times New Roman"/>
          <w:color w:val="000000"/>
          <w:kern w:val="0"/>
          <w:lang w:eastAsia="id-ID"/>
          <w14:ligatures w14:val="none"/>
        </w:rPr>
        <w:t>Di sisi lain, meningkatnya kesadaran masyarakat terhadap kesehatan mental belum sepenuhnya diimbangi dengan pemahaman yang menyeluruh mengenai faktor-faktor yang memengaruhinya. Banyak individu masih memandang kondisi psikologis hanya dari sisi internal, seperti emosi dan pola pikir, tanpa mempertimbangkan peran faktor eksternal seperti lingkungan sosial, tekanan pekerjaan, dan kondisi sekitar.</w:t>
      </w:r>
      <w:ins w:id="10" w:author="Abdus Syakur" w:date="2026-06-08T15:12:00Z">
        <w:r w:rsidR="00A81EEF">
          <w:rPr>
            <w:rFonts w:eastAsia="Times New Roman" w:cs="Times New Roman"/>
            <w:color w:val="000000"/>
            <w:kern w:val="0"/>
            <w:lang w:eastAsia="id-ID"/>
            <w14:ligatures w14:val="none"/>
          </w:rPr>
          <w:t xml:space="preserve"> </w:t>
        </w:r>
      </w:ins>
      <w:ins w:id="11" w:author="Abdus Syakur" w:date="2026-06-08T15:13:00Z">
        <w:r w:rsidR="00A81EEF" w:rsidRPr="00A81EEF">
          <w:rPr>
            <w:rFonts w:eastAsia="Times New Roman" w:cs="Times New Roman"/>
            <w:color w:val="000000"/>
            <w:kern w:val="0"/>
            <w:lang w:eastAsia="id-ID"/>
            <w14:ligatures w14:val="none"/>
          </w:rPr>
          <w:t>Padahal, kesehatan mental merupakan hasil interaksi yang kompleks antara berbagai faktor internal dan eksternal yang saling memengaruhi.</w:t>
        </w:r>
      </w:ins>
    </w:p>
    <w:p w14:paraId="2E83A4F9" w14:textId="77777777" w:rsidR="00823445" w:rsidRPr="00D86A06" w:rsidRDefault="00823445" w:rsidP="00B94D7C">
      <w:pPr>
        <w:pStyle w:val="DaftarParagraf"/>
        <w:spacing w:before="240" w:after="240" w:line="360" w:lineRule="auto"/>
        <w:ind w:left="0" w:firstLine="720"/>
        <w:rPr>
          <w:rFonts w:eastAsia="Times New Roman" w:cs="Times New Roman"/>
          <w:color w:val="000000"/>
          <w:kern w:val="0"/>
          <w:lang w:eastAsia="id-ID"/>
          <w14:ligatures w14:val="none"/>
        </w:rPr>
      </w:pPr>
    </w:p>
    <w:p w14:paraId="22D7F0DE" w14:textId="0B9372A1" w:rsidR="00D86A06" w:rsidRDefault="00D86A06" w:rsidP="00B94D7C">
      <w:pPr>
        <w:pStyle w:val="DaftarParagraf"/>
        <w:spacing w:before="240" w:after="240" w:line="360" w:lineRule="auto"/>
        <w:ind w:left="0" w:firstLine="720"/>
        <w:rPr>
          <w:ins w:id="12" w:author="rakishsultan@gmail.com" w:date="2026-06-19T09:58:00Z"/>
        </w:rPr>
      </w:pPr>
      <w:r w:rsidRPr="00D86A06">
        <w:rPr>
          <w:rFonts w:eastAsia="Times New Roman" w:cs="Times New Roman"/>
          <w:color w:val="000000"/>
          <w:kern w:val="0"/>
          <w:lang w:eastAsia="id-ID"/>
          <w14:ligatures w14:val="none"/>
        </w:rPr>
        <w:t>Sebagian besar platform digital yang tersedia saat ini berfungsi sebagai media ekspresi atau penyedia informasi, namun belum banyak yang mengintegrasikan media ekspresi dengan fitur yang dapat membantu pengguna melakukan refleksi diri secara terstruktur terhadap kondisi psikologisnya.</w:t>
      </w:r>
      <w:ins w:id="13" w:author="Abdus Syakur" w:date="2026-06-08T15:19:00Z">
        <w:r w:rsidR="00AC42A0">
          <w:rPr>
            <w:rFonts w:eastAsia="Times New Roman" w:cs="Times New Roman"/>
            <w:color w:val="000000"/>
            <w:kern w:val="0"/>
            <w:lang w:eastAsia="id-ID"/>
            <w14:ligatures w14:val="none"/>
          </w:rPr>
          <w:t xml:space="preserve"> </w:t>
        </w:r>
        <w:commentRangeStart w:id="14"/>
        <w:r w:rsidR="00AC42A0" w:rsidRPr="00AC42A0">
          <w:rPr>
            <w:rFonts w:eastAsia="Times New Roman" w:cs="Times New Roman"/>
            <w:color w:val="000000"/>
            <w:kern w:val="0"/>
            <w:lang w:eastAsia="id-ID"/>
            <w14:ligatures w14:val="none"/>
          </w:rPr>
          <w:t>Akibatnya</w:t>
        </w:r>
      </w:ins>
      <w:commentRangeEnd w:id="14"/>
      <w:r w:rsidR="00AC42A0" w:rsidRPr="00AC42A0">
        <w:rPr>
          <w:rStyle w:val="ReferensiKomentar"/>
          <w:rFonts w:eastAsia="Times New Roman" w:cs="Times New Roman"/>
          <w:color w:val="000000"/>
          <w:kern w:val="0"/>
          <w:sz w:val="24"/>
          <w:szCs w:val="24"/>
          <w:lang w:eastAsia="id-ID"/>
          <w14:ligatures w14:val="none"/>
        </w:rPr>
        <w:commentReference w:id="14"/>
      </w:r>
      <w:ins w:id="15" w:author="rakishsultan@gmail.com" w:date="2026-06-19T09:58:00Z">
        <w:r w:rsidR="00823445" w:rsidRPr="00823445">
          <w:t xml:space="preserve"> </w:t>
        </w:r>
        <w:r w:rsidR="00823445">
          <w:t>banyak pengguna yang terjebak dalam luapan emosi sesaat (</w:t>
        </w:r>
        <w:proofErr w:type="spellStart"/>
        <w:r w:rsidR="00823445">
          <w:rPr>
            <w:i/>
            <w:iCs/>
          </w:rPr>
          <w:t>venting</w:t>
        </w:r>
        <w:proofErr w:type="spellEnd"/>
        <w:r w:rsidR="00823445">
          <w:t>) di media sosial tanpa benar-benar memahami atau menyelesaikan akar masalah psikologis yang mereka hadapi.</w:t>
        </w:r>
      </w:ins>
      <w:ins w:id="16" w:author="Abdus Syakur" w:date="2026-06-08T15:19:00Z">
        <w:del w:id="17" w:author="rakishsultan@gmail.com" w:date="2026-06-19T09:58:00Z">
          <w:r w:rsidR="00AC42A0" w:rsidRPr="00AC42A0" w:rsidDel="00823445">
            <w:rPr>
              <w:rFonts w:eastAsia="Times New Roman" w:cs="Times New Roman"/>
              <w:color w:val="000000"/>
              <w:kern w:val="0"/>
              <w:lang w:eastAsia="id-ID"/>
              <w14:ligatures w14:val="none"/>
            </w:rPr>
            <w:delText>,</w:delText>
          </w:r>
          <w:r w:rsidR="00AC42A0" w:rsidDel="00823445">
            <w:rPr>
              <w:rFonts w:eastAsia="Times New Roman" w:cs="Times New Roman"/>
              <w:color w:val="000000"/>
              <w:kern w:val="0"/>
              <w:lang w:eastAsia="id-ID"/>
              <w14:ligatures w14:val="none"/>
            </w:rPr>
            <w:delText xml:space="preserve"> ... </w:delText>
          </w:r>
        </w:del>
      </w:ins>
    </w:p>
    <w:p w14:paraId="2066B6A5" w14:textId="77777777" w:rsidR="00823445" w:rsidRPr="00D86A06" w:rsidRDefault="00823445" w:rsidP="00B94D7C">
      <w:pPr>
        <w:pStyle w:val="DaftarParagraf"/>
        <w:spacing w:before="240" w:after="240" w:line="360" w:lineRule="auto"/>
        <w:ind w:left="0" w:firstLine="720"/>
        <w:rPr>
          <w:rFonts w:eastAsia="Times New Roman" w:cs="Times New Roman"/>
          <w:kern w:val="0"/>
          <w:lang w:eastAsia="id-ID"/>
          <w14:ligatures w14:val="none"/>
        </w:rPr>
      </w:pPr>
    </w:p>
    <w:p w14:paraId="514048CB" w14:textId="578DF91C" w:rsidR="00D86A06" w:rsidRDefault="00D86A06" w:rsidP="00B94D7C">
      <w:pPr>
        <w:pStyle w:val="DaftarParagraf"/>
        <w:spacing w:line="360" w:lineRule="auto"/>
        <w:ind w:left="0" w:firstLine="720"/>
        <w:rPr>
          <w:rFonts w:eastAsia="Times New Roman" w:cs="Times New Roman"/>
          <w:color w:val="000000"/>
          <w:kern w:val="0"/>
          <w:lang w:eastAsia="id-ID"/>
          <w14:ligatures w14:val="none"/>
        </w:rPr>
      </w:pPr>
      <w:r w:rsidRPr="00D86A06">
        <w:rPr>
          <w:rFonts w:eastAsia="Times New Roman" w:cs="Times New Roman"/>
          <w:color w:val="000000"/>
          <w:kern w:val="0"/>
          <w:lang w:eastAsia="id-ID"/>
          <w14:ligatures w14:val="none"/>
        </w:rPr>
        <w:lastRenderedPageBreak/>
        <w:t xml:space="preserve">Berdasarkan hal tersebut, diperlukan suatu </w:t>
      </w:r>
      <w:proofErr w:type="spellStart"/>
      <w:r w:rsidRPr="00D86A06">
        <w:rPr>
          <w:rFonts w:eastAsia="Times New Roman" w:cs="Times New Roman"/>
          <w:color w:val="000000"/>
          <w:kern w:val="0"/>
          <w:lang w:eastAsia="id-ID"/>
          <w14:ligatures w14:val="none"/>
        </w:rPr>
        <w:t>website</w:t>
      </w:r>
      <w:proofErr w:type="spellEnd"/>
      <w:r w:rsidRPr="00D86A06">
        <w:rPr>
          <w:rFonts w:eastAsia="Times New Roman" w:cs="Times New Roman"/>
          <w:color w:val="000000"/>
          <w:kern w:val="0"/>
          <w:lang w:eastAsia="id-ID"/>
          <w14:ligatures w14:val="none"/>
        </w:rPr>
        <w:t xml:space="preserve"> yang tidak hanya berfungsi sebagai media ekspresi digital, tetapi juga menyediakan fitur </w:t>
      </w:r>
      <w:proofErr w:type="spellStart"/>
      <w:r w:rsidRPr="00D86A06">
        <w:rPr>
          <w:rFonts w:eastAsia="Times New Roman" w:cs="Times New Roman"/>
          <w:i/>
          <w:iCs/>
          <w:color w:val="000000"/>
          <w:kern w:val="0"/>
          <w:lang w:eastAsia="id-ID"/>
          <w14:ligatures w14:val="none"/>
        </w:rPr>
        <w:t>self-assessment</w:t>
      </w:r>
      <w:proofErr w:type="spellEnd"/>
      <w:r w:rsidRPr="00D86A06">
        <w:rPr>
          <w:rFonts w:eastAsia="Times New Roman" w:cs="Times New Roman"/>
          <w:color w:val="000000"/>
          <w:kern w:val="0"/>
          <w:lang w:eastAsia="id-ID"/>
          <w14:ligatures w14:val="none"/>
        </w:rPr>
        <w:t xml:space="preserve"> yang memberikan gambaran awal mengenai kondisi psikologis pengguna berdasarkan faktor internal dan eksternal. </w:t>
      </w:r>
      <w:ins w:id="18" w:author="Abdus Syakur" w:date="2026-06-08T15:20:00Z">
        <w:r w:rsidR="00AC42A0" w:rsidRPr="00AC42A0">
          <w:rPr>
            <w:rFonts w:eastAsia="Times New Roman" w:cs="Times New Roman"/>
            <w:color w:val="000000"/>
            <w:kern w:val="0"/>
            <w:lang w:eastAsia="id-ID"/>
            <w14:ligatures w14:val="none"/>
          </w:rPr>
          <w:t xml:space="preserve">Melalui integrasi kedua fitur tersebut, </w:t>
        </w:r>
      </w:ins>
      <w:ins w:id="19" w:author="rakishsultan@gmail.com" w:date="2026-06-19T09:56:00Z">
        <w:r w:rsidR="00823445">
          <w:rPr>
            <w:rFonts w:eastAsia="Times New Roman" w:cs="Times New Roman"/>
            <w:color w:val="000000"/>
            <w:kern w:val="0"/>
            <w:lang w:val="en-US" w:eastAsia="id-ID"/>
            <w14:ligatures w14:val="none"/>
          </w:rPr>
          <w:t>p</w:t>
        </w:r>
      </w:ins>
      <w:ins w:id="20" w:author="Abdus Syakur" w:date="2026-06-08T15:20:00Z">
        <w:del w:id="21" w:author="rakishsultan@gmail.com" w:date="2026-06-19T09:56:00Z">
          <w:r w:rsidR="00AC42A0" w:rsidDel="00823445">
            <w:rPr>
              <w:rFonts w:eastAsia="Times New Roman" w:cs="Times New Roman"/>
              <w:color w:val="000000"/>
              <w:kern w:val="0"/>
              <w:lang w:eastAsia="id-ID"/>
              <w14:ligatures w14:val="none"/>
            </w:rPr>
            <w:delText>p</w:delText>
          </w:r>
        </w:del>
      </w:ins>
      <w:del w:id="22" w:author="Abdus Syakur" w:date="2026-06-08T15:20:00Z">
        <w:r w:rsidRPr="00D86A06" w:rsidDel="00AC42A0">
          <w:rPr>
            <w:rFonts w:eastAsia="Times New Roman" w:cs="Times New Roman"/>
            <w:color w:val="000000"/>
            <w:kern w:val="0"/>
            <w:lang w:eastAsia="id-ID"/>
            <w14:ligatures w14:val="none"/>
          </w:rPr>
          <w:delText>P</w:delText>
        </w:r>
      </w:del>
      <w:proofErr w:type="spellStart"/>
      <w:r w:rsidRPr="00D86A06">
        <w:rPr>
          <w:rFonts w:eastAsia="Times New Roman" w:cs="Times New Roman"/>
          <w:color w:val="000000"/>
          <w:kern w:val="0"/>
          <w:lang w:eastAsia="id-ID"/>
          <w14:ligatures w14:val="none"/>
        </w:rPr>
        <w:t>latform</w:t>
      </w:r>
      <w:proofErr w:type="spellEnd"/>
      <w:r w:rsidRPr="00D86A06">
        <w:rPr>
          <w:rFonts w:eastAsia="Times New Roman" w:cs="Times New Roman"/>
          <w:color w:val="000000"/>
          <w:kern w:val="0"/>
          <w:lang w:eastAsia="id-ID"/>
          <w14:ligatures w14:val="none"/>
        </w:rPr>
        <w:t xml:space="preserve"> ini diharapkan dapat membantu pengguna </w:t>
      </w:r>
      <w:ins w:id="23" w:author="Abdus Syakur" w:date="2026-06-08T15:21:00Z">
        <w:r w:rsidR="00AC42A0">
          <w:rPr>
            <w:rFonts w:eastAsia="Times New Roman" w:cs="Times New Roman"/>
            <w:color w:val="000000"/>
            <w:kern w:val="0"/>
            <w:lang w:eastAsia="id-ID"/>
            <w14:ligatures w14:val="none"/>
          </w:rPr>
          <w:t>meningkatkan pemahaman diri (</w:t>
        </w:r>
        <w:proofErr w:type="spellStart"/>
        <w:r w:rsidR="00AC42A0" w:rsidRPr="00AC42A0">
          <w:rPr>
            <w:rFonts w:eastAsia="Times New Roman" w:cs="Times New Roman"/>
            <w:i/>
            <w:iCs/>
            <w:color w:val="000000"/>
            <w:kern w:val="0"/>
            <w:lang w:eastAsia="id-ID"/>
            <w14:ligatures w14:val="none"/>
            <w:rPrChange w:id="24" w:author="Abdus Syakur" w:date="2026-06-08T15:22:00Z">
              <w:rPr>
                <w:rFonts w:eastAsia="Times New Roman" w:cs="Times New Roman"/>
                <w:color w:val="000000"/>
                <w:kern w:val="0"/>
                <w:lang w:eastAsia="id-ID"/>
                <w14:ligatures w14:val="none"/>
              </w:rPr>
            </w:rPrChange>
          </w:rPr>
          <w:t>s</w:t>
        </w:r>
      </w:ins>
      <w:ins w:id="25" w:author="Abdus Syakur" w:date="2026-06-08T15:22:00Z">
        <w:r w:rsidR="00AC42A0" w:rsidRPr="00AC42A0">
          <w:rPr>
            <w:rFonts w:eastAsia="Times New Roman" w:cs="Times New Roman"/>
            <w:i/>
            <w:iCs/>
            <w:color w:val="000000"/>
            <w:kern w:val="0"/>
            <w:lang w:eastAsia="id-ID"/>
            <w14:ligatures w14:val="none"/>
            <w:rPrChange w:id="26" w:author="Abdus Syakur" w:date="2026-06-08T15:22:00Z">
              <w:rPr>
                <w:rFonts w:eastAsia="Times New Roman" w:cs="Times New Roman"/>
                <w:color w:val="000000"/>
                <w:kern w:val="0"/>
                <w:lang w:eastAsia="id-ID"/>
                <w14:ligatures w14:val="none"/>
              </w:rPr>
            </w:rPrChange>
          </w:rPr>
          <w:t>elf</w:t>
        </w:r>
        <w:r w:rsidR="00AC42A0">
          <w:rPr>
            <w:rFonts w:eastAsia="Times New Roman" w:cs="Times New Roman"/>
            <w:i/>
            <w:iCs/>
            <w:color w:val="000000"/>
            <w:kern w:val="0"/>
            <w:lang w:eastAsia="id-ID"/>
            <w14:ligatures w14:val="none"/>
          </w:rPr>
          <w:t>-</w:t>
        </w:r>
        <w:r w:rsidR="00AC42A0" w:rsidRPr="00AC42A0">
          <w:rPr>
            <w:rFonts w:eastAsia="Times New Roman" w:cs="Times New Roman"/>
            <w:i/>
            <w:iCs/>
            <w:color w:val="000000"/>
            <w:kern w:val="0"/>
            <w:lang w:eastAsia="id-ID"/>
            <w14:ligatures w14:val="none"/>
            <w:rPrChange w:id="27" w:author="Abdus Syakur" w:date="2026-06-08T15:22:00Z">
              <w:rPr>
                <w:rFonts w:eastAsia="Times New Roman" w:cs="Times New Roman"/>
                <w:color w:val="000000"/>
                <w:kern w:val="0"/>
                <w:lang w:eastAsia="id-ID"/>
                <w14:ligatures w14:val="none"/>
              </w:rPr>
            </w:rPrChange>
          </w:rPr>
          <w:t>awarness</w:t>
        </w:r>
        <w:proofErr w:type="spellEnd"/>
        <w:r w:rsidR="00AC42A0">
          <w:rPr>
            <w:rFonts w:eastAsia="Times New Roman" w:cs="Times New Roman"/>
            <w:color w:val="000000"/>
            <w:kern w:val="0"/>
            <w:lang w:eastAsia="id-ID"/>
            <w14:ligatures w14:val="none"/>
          </w:rPr>
          <w:t xml:space="preserve">) tentang </w:t>
        </w:r>
      </w:ins>
      <w:del w:id="28" w:author="Abdus Syakur" w:date="2026-06-08T15:21:00Z">
        <w:r w:rsidRPr="00D86A06" w:rsidDel="00AC42A0">
          <w:rPr>
            <w:rFonts w:eastAsia="Times New Roman" w:cs="Times New Roman"/>
            <w:color w:val="000000"/>
            <w:kern w:val="0"/>
            <w:lang w:eastAsia="id-ID"/>
            <w14:ligatures w14:val="none"/>
          </w:rPr>
          <w:delText xml:space="preserve">memahami </w:delText>
        </w:r>
      </w:del>
      <w:r w:rsidRPr="00D86A06">
        <w:rPr>
          <w:rFonts w:eastAsia="Times New Roman" w:cs="Times New Roman"/>
          <w:color w:val="000000"/>
          <w:kern w:val="0"/>
          <w:lang w:eastAsia="id-ID"/>
          <w14:ligatures w14:val="none"/>
        </w:rPr>
        <w:t xml:space="preserve">kondisi </w:t>
      </w:r>
      <w:ins w:id="29" w:author="Abdus Syakur" w:date="2026-06-08T15:23:00Z">
        <w:r w:rsidR="00AC42A0">
          <w:rPr>
            <w:rFonts w:eastAsia="Times New Roman" w:cs="Times New Roman"/>
            <w:color w:val="000000"/>
            <w:kern w:val="0"/>
            <w:lang w:eastAsia="id-ID"/>
            <w14:ligatures w14:val="none"/>
          </w:rPr>
          <w:t>kesehatan mentalnya</w:t>
        </w:r>
      </w:ins>
      <w:del w:id="30" w:author="Abdus Syakur" w:date="2026-06-08T15:23:00Z">
        <w:r w:rsidRPr="00D86A06" w:rsidDel="00AC42A0">
          <w:rPr>
            <w:rFonts w:eastAsia="Times New Roman" w:cs="Times New Roman"/>
            <w:color w:val="000000"/>
            <w:kern w:val="0"/>
            <w:lang w:eastAsia="id-ID"/>
            <w14:ligatures w14:val="none"/>
          </w:rPr>
          <w:delText>dirinya</w:delText>
        </w:r>
      </w:del>
      <w:r w:rsidRPr="00D86A06">
        <w:rPr>
          <w:rFonts w:eastAsia="Times New Roman" w:cs="Times New Roman"/>
          <w:color w:val="000000"/>
          <w:kern w:val="0"/>
          <w:lang w:eastAsia="id-ID"/>
          <w14:ligatures w14:val="none"/>
        </w:rPr>
        <w:t xml:space="preserve"> secara lebih komprehensif tanpa menggantikan peran tenaga profesional.</w:t>
      </w:r>
    </w:p>
    <w:p w14:paraId="2A356CEA" w14:textId="77777777" w:rsidR="00D86A06" w:rsidRDefault="00D86A06" w:rsidP="00852096">
      <w:pPr>
        <w:pStyle w:val="DaftarParagraf"/>
        <w:spacing w:line="360" w:lineRule="auto"/>
        <w:ind w:left="1080" w:firstLine="360"/>
        <w:rPr>
          <w:rFonts w:eastAsia="Times New Roman" w:cs="Times New Roman"/>
          <w:color w:val="000000"/>
          <w:kern w:val="0"/>
          <w:lang w:eastAsia="id-ID"/>
          <w14:ligatures w14:val="none"/>
        </w:rPr>
      </w:pPr>
    </w:p>
    <w:p w14:paraId="5EA00654" w14:textId="77777777" w:rsidR="00D86A06" w:rsidRPr="005439BD" w:rsidRDefault="00D86A06" w:rsidP="005439BD">
      <w:pPr>
        <w:pStyle w:val="Judul2"/>
      </w:pPr>
      <w:r w:rsidRPr="00D86A06">
        <w:rPr>
          <w:rFonts w:eastAsia="Times New Roman"/>
          <w:lang w:val="en-US" w:eastAsia="id-ID"/>
        </w:rPr>
        <w:t xml:space="preserve"> </w:t>
      </w:r>
      <w:bookmarkStart w:id="31" w:name="_Toc229572050"/>
      <w:r w:rsidR="005439BD" w:rsidRPr="005439BD">
        <w:t xml:space="preserve">1.2 </w:t>
      </w:r>
      <w:r w:rsidRPr="005439BD">
        <w:t>Tujuan Penelitian</w:t>
      </w:r>
      <w:bookmarkEnd w:id="31"/>
      <w:r w:rsidRPr="005439BD">
        <w:t xml:space="preserve"> </w:t>
      </w:r>
    </w:p>
    <w:p w14:paraId="3C1F9CA2" w14:textId="77777777" w:rsidR="005439BD" w:rsidRPr="005439BD" w:rsidRDefault="005439BD" w:rsidP="005439BD">
      <w:pPr>
        <w:rPr>
          <w:lang w:val="en-US" w:eastAsia="id-ID"/>
        </w:rPr>
      </w:pPr>
    </w:p>
    <w:p w14:paraId="23C8BDB5" w14:textId="77777777" w:rsidR="00D86A06" w:rsidRPr="00D86A06" w:rsidRDefault="00D86A06">
      <w:pPr>
        <w:pStyle w:val="DaftarParagraf"/>
        <w:numPr>
          <w:ilvl w:val="0"/>
          <w:numId w:val="7"/>
        </w:numPr>
        <w:spacing w:line="360" w:lineRule="auto"/>
        <w:ind w:left="851"/>
        <w:rPr>
          <w:rFonts w:eastAsia="Times New Roman" w:cs="Times New Roman"/>
          <w:color w:val="000000"/>
          <w:kern w:val="0"/>
          <w:lang w:val="en-US" w:eastAsia="id-ID"/>
          <w14:ligatures w14:val="none"/>
        </w:rPr>
        <w:pPrChange w:id="32" w:author="Abdus Syakur" w:date="2026-06-08T15:24:00Z">
          <w:pPr>
            <w:pStyle w:val="DaftarParagraf"/>
            <w:numPr>
              <w:numId w:val="7"/>
            </w:numPr>
            <w:spacing w:line="360" w:lineRule="auto"/>
            <w:ind w:left="1440" w:hanging="360"/>
          </w:pPr>
        </w:pPrChange>
      </w:pPr>
      <w:proofErr w:type="spellStart"/>
      <w:r>
        <w:rPr>
          <w:rFonts w:eastAsia="Times New Roman" w:cs="Times New Roman"/>
          <w:color w:val="000000"/>
          <w:kern w:val="0"/>
          <w:lang w:val="en-US" w:eastAsia="id-ID"/>
          <w14:ligatures w14:val="none"/>
        </w:rPr>
        <w:t>Merancang</w:t>
      </w:r>
      <w:proofErr w:type="spellEnd"/>
      <w:r>
        <w:rPr>
          <w:rFonts w:eastAsia="Times New Roman" w:cs="Times New Roman"/>
          <w:color w:val="000000"/>
          <w:kern w:val="0"/>
          <w:lang w:val="en-US" w:eastAsia="id-ID"/>
          <w14:ligatures w14:val="none"/>
        </w:rPr>
        <w:t xml:space="preserve"> dan </w:t>
      </w:r>
      <w:proofErr w:type="spellStart"/>
      <w:r>
        <w:rPr>
          <w:rFonts w:eastAsia="Times New Roman" w:cs="Times New Roman"/>
          <w:color w:val="000000"/>
          <w:kern w:val="0"/>
          <w:lang w:val="en-US" w:eastAsia="id-ID"/>
          <w14:ligatures w14:val="none"/>
        </w:rPr>
        <w:t>membangun</w:t>
      </w:r>
      <w:proofErr w:type="spellEnd"/>
      <w:r>
        <w:rPr>
          <w:rFonts w:eastAsia="Times New Roman" w:cs="Times New Roman"/>
          <w:color w:val="000000"/>
          <w:kern w:val="0"/>
          <w:lang w:val="en-US" w:eastAsia="id-ID"/>
          <w14:ligatures w14:val="none"/>
        </w:rPr>
        <w:t xml:space="preserve"> website </w:t>
      </w:r>
      <w:proofErr w:type="spellStart"/>
      <w:r>
        <w:rPr>
          <w:rFonts w:eastAsia="Times New Roman" w:cs="Times New Roman"/>
          <w:color w:val="000000"/>
          <w:kern w:val="0"/>
          <w:lang w:val="en-US" w:eastAsia="id-ID"/>
          <w14:ligatures w14:val="none"/>
        </w:rPr>
        <w:t>sebagai</w:t>
      </w:r>
      <w:proofErr w:type="spellEnd"/>
      <w:r>
        <w:rPr>
          <w:rFonts w:eastAsia="Times New Roman" w:cs="Times New Roman"/>
          <w:color w:val="000000"/>
          <w:kern w:val="0"/>
          <w:lang w:val="en-US" w:eastAsia="id-ID"/>
          <w14:ligatures w14:val="none"/>
        </w:rPr>
        <w:t xml:space="preserve"> media </w:t>
      </w:r>
      <w:proofErr w:type="spellStart"/>
      <w:r>
        <w:rPr>
          <w:rFonts w:eastAsia="Times New Roman" w:cs="Times New Roman"/>
          <w:color w:val="000000"/>
          <w:kern w:val="0"/>
          <w:lang w:val="en-US" w:eastAsia="id-ID"/>
          <w14:ligatures w14:val="none"/>
        </w:rPr>
        <w:t>ekspresi</w:t>
      </w:r>
      <w:proofErr w:type="spellEnd"/>
      <w:r>
        <w:rPr>
          <w:rFonts w:eastAsia="Times New Roman" w:cs="Times New Roman"/>
          <w:color w:val="000000"/>
          <w:kern w:val="0"/>
          <w:lang w:val="en-US" w:eastAsia="id-ID"/>
          <w14:ligatures w14:val="none"/>
        </w:rPr>
        <w:t xml:space="preserve"> digital </w:t>
      </w:r>
      <w:proofErr w:type="spellStart"/>
      <w:r>
        <w:rPr>
          <w:rFonts w:eastAsia="Times New Roman" w:cs="Times New Roman"/>
          <w:color w:val="000000"/>
          <w:kern w:val="0"/>
          <w:lang w:val="en-US" w:eastAsia="id-ID"/>
          <w14:ligatures w14:val="none"/>
        </w:rPr>
        <w:t>dalam</w:t>
      </w:r>
      <w:proofErr w:type="spellEnd"/>
      <w:r>
        <w:rPr>
          <w:rFonts w:eastAsia="Times New Roman" w:cs="Times New Roman"/>
          <w:color w:val="000000"/>
          <w:kern w:val="0"/>
          <w:lang w:val="en-US" w:eastAsia="id-ID"/>
          <w14:ligatures w14:val="none"/>
        </w:rPr>
        <w:t xml:space="preserve"> </w:t>
      </w:r>
      <w:proofErr w:type="spellStart"/>
      <w:r>
        <w:rPr>
          <w:rFonts w:eastAsia="Times New Roman" w:cs="Times New Roman"/>
          <w:color w:val="000000"/>
          <w:kern w:val="0"/>
          <w:lang w:val="en-US" w:eastAsia="id-ID"/>
          <w14:ligatures w14:val="none"/>
        </w:rPr>
        <w:t>bentuk</w:t>
      </w:r>
      <w:proofErr w:type="spellEnd"/>
      <w:r>
        <w:rPr>
          <w:rFonts w:eastAsia="Times New Roman" w:cs="Times New Roman"/>
          <w:color w:val="000000"/>
          <w:kern w:val="0"/>
          <w:lang w:val="en-US" w:eastAsia="id-ID"/>
          <w14:ligatures w14:val="none"/>
        </w:rPr>
        <w:t xml:space="preserve"> </w:t>
      </w:r>
      <w:r w:rsidRPr="00D86A06">
        <w:rPr>
          <w:rFonts w:eastAsia="Times New Roman" w:cs="Times New Roman"/>
          <w:i/>
          <w:iCs/>
          <w:color w:val="000000"/>
          <w:kern w:val="0"/>
          <w:lang w:val="en-US" w:eastAsia="id-ID"/>
          <w14:ligatures w14:val="none"/>
        </w:rPr>
        <w:t>zine.</w:t>
      </w:r>
    </w:p>
    <w:p w14:paraId="67228DD6" w14:textId="0D76E660" w:rsidR="00D86A06" w:rsidRPr="00CA52AC" w:rsidRDefault="00D86A06">
      <w:pPr>
        <w:pStyle w:val="NormalWeb"/>
        <w:numPr>
          <w:ilvl w:val="0"/>
          <w:numId w:val="7"/>
        </w:numPr>
        <w:spacing w:before="0" w:beforeAutospacing="0" w:after="0" w:afterAutospacing="0" w:line="360" w:lineRule="auto"/>
        <w:ind w:left="851"/>
        <w:textAlignment w:val="baseline"/>
        <w:rPr>
          <w:color w:val="000000"/>
        </w:rPr>
        <w:pPrChange w:id="33" w:author="Abdus Syakur" w:date="2026-06-08T15:24:00Z">
          <w:pPr>
            <w:pStyle w:val="NormalWeb"/>
            <w:numPr>
              <w:numId w:val="7"/>
            </w:numPr>
            <w:spacing w:before="0" w:beforeAutospacing="0" w:after="0" w:afterAutospacing="0" w:line="360" w:lineRule="auto"/>
            <w:ind w:left="1440" w:hanging="360"/>
            <w:textAlignment w:val="baseline"/>
          </w:pPr>
        </w:pPrChange>
      </w:pPr>
      <w:r w:rsidRPr="00CA52AC">
        <w:rPr>
          <w:color w:val="000000"/>
        </w:rPr>
        <w:t xml:space="preserve">Merancang </w:t>
      </w:r>
      <w:ins w:id="34" w:author="Abdus Syakur" w:date="2026-06-08T15:29:00Z">
        <w:r w:rsidR="0034703E">
          <w:rPr>
            <w:color w:val="000000"/>
          </w:rPr>
          <w:t>dan mengi</w:t>
        </w:r>
      </w:ins>
      <w:ins w:id="35" w:author="Abdus Syakur" w:date="2026-06-08T15:30:00Z">
        <w:r w:rsidR="0034703E">
          <w:rPr>
            <w:color w:val="000000"/>
          </w:rPr>
          <w:t>mp</w:t>
        </w:r>
      </w:ins>
      <w:ins w:id="36" w:author="Abdus Syakur" w:date="2026-06-08T15:29:00Z">
        <w:r w:rsidR="0034703E">
          <w:rPr>
            <w:color w:val="000000"/>
          </w:rPr>
          <w:t xml:space="preserve">lementasikan </w:t>
        </w:r>
      </w:ins>
      <w:r w:rsidRPr="00CA52AC">
        <w:rPr>
          <w:color w:val="000000"/>
        </w:rPr>
        <w:t xml:space="preserve">fitur </w:t>
      </w:r>
      <w:proofErr w:type="spellStart"/>
      <w:r w:rsidRPr="00CA52AC">
        <w:rPr>
          <w:i/>
          <w:iCs/>
          <w:color w:val="000000"/>
        </w:rPr>
        <w:t>self-assessment</w:t>
      </w:r>
      <w:proofErr w:type="spellEnd"/>
      <w:r w:rsidRPr="00CA52AC">
        <w:rPr>
          <w:color w:val="000000"/>
        </w:rPr>
        <w:t xml:space="preserve"> untuk memberikan gambaran awal kondisi psikologis pengguna.</w:t>
      </w:r>
    </w:p>
    <w:p w14:paraId="33A836B7" w14:textId="3917D09A" w:rsidR="00D86A06" w:rsidRPr="00CA52AC" w:rsidRDefault="00D86A06">
      <w:pPr>
        <w:pStyle w:val="NormalWeb"/>
        <w:numPr>
          <w:ilvl w:val="0"/>
          <w:numId w:val="7"/>
        </w:numPr>
        <w:spacing w:before="0" w:beforeAutospacing="0" w:after="0" w:afterAutospacing="0" w:line="360" w:lineRule="auto"/>
        <w:ind w:left="851"/>
        <w:textAlignment w:val="baseline"/>
        <w:rPr>
          <w:color w:val="000000"/>
        </w:rPr>
        <w:pPrChange w:id="37" w:author="Abdus Syakur" w:date="2026-06-08T15:24:00Z">
          <w:pPr>
            <w:pStyle w:val="NormalWeb"/>
            <w:numPr>
              <w:numId w:val="7"/>
            </w:numPr>
            <w:spacing w:before="0" w:beforeAutospacing="0" w:after="0" w:afterAutospacing="0" w:line="360" w:lineRule="auto"/>
            <w:ind w:left="1440" w:hanging="360"/>
            <w:textAlignment w:val="baseline"/>
          </w:pPr>
        </w:pPrChange>
      </w:pPr>
      <w:commentRangeStart w:id="38"/>
      <w:r w:rsidRPr="00CA52AC">
        <w:rPr>
          <w:color w:val="000000"/>
        </w:rPr>
        <w:t xml:space="preserve">Mengidentifikasi kecenderungan pengaruh faktor internal dan eksternal terhadap kondisi </w:t>
      </w:r>
      <w:proofErr w:type="spellStart"/>
      <w:ins w:id="39" w:author="rakishsultan@gmail.com" w:date="2026-06-19T09:59:00Z">
        <w:r w:rsidR="00823445">
          <w:rPr>
            <w:color w:val="000000"/>
            <w:lang w:val="en-US"/>
          </w:rPr>
          <w:t>hasil</w:t>
        </w:r>
        <w:proofErr w:type="spellEnd"/>
        <w:r w:rsidR="00823445">
          <w:rPr>
            <w:color w:val="000000"/>
            <w:lang w:val="en-US"/>
          </w:rPr>
          <w:t xml:space="preserve"> self-</w:t>
        </w:r>
        <w:proofErr w:type="spellStart"/>
        <w:r w:rsidR="00823445">
          <w:rPr>
            <w:color w:val="000000"/>
            <w:lang w:val="en-US"/>
          </w:rPr>
          <w:t>assaesment</w:t>
        </w:r>
        <w:proofErr w:type="spellEnd"/>
        <w:r w:rsidR="00823445">
          <w:rPr>
            <w:color w:val="000000"/>
            <w:lang w:val="en-US"/>
          </w:rPr>
          <w:t xml:space="preserve"> </w:t>
        </w:r>
      </w:ins>
      <w:proofErr w:type="spellStart"/>
      <w:ins w:id="40" w:author="rakishsultan@gmail.com" w:date="2026-06-19T10:00:00Z">
        <w:r w:rsidR="00823445">
          <w:rPr>
            <w:color w:val="000000"/>
            <w:lang w:val="en-US"/>
          </w:rPr>
          <w:t>pengguna</w:t>
        </w:r>
        <w:proofErr w:type="spellEnd"/>
        <w:r w:rsidR="00823445">
          <w:rPr>
            <w:color w:val="000000"/>
            <w:lang w:val="en-US"/>
          </w:rPr>
          <w:t>.</w:t>
        </w:r>
      </w:ins>
      <w:del w:id="41" w:author="rakishsultan@gmail.com" w:date="2026-06-19T09:59:00Z">
        <w:r w:rsidRPr="00CA52AC" w:rsidDel="00823445">
          <w:rPr>
            <w:color w:val="000000"/>
          </w:rPr>
          <w:delText>psikologis pengguna.</w:delText>
        </w:r>
        <w:commentRangeEnd w:id="38"/>
        <w:r w:rsidR="000F3F63" w:rsidRPr="00CA52AC" w:rsidDel="00823445">
          <w:rPr>
            <w:rStyle w:val="ReferensiKomentar"/>
            <w:color w:val="000000"/>
            <w:sz w:val="24"/>
            <w:szCs w:val="24"/>
          </w:rPr>
          <w:commentReference w:id="38"/>
        </w:r>
      </w:del>
    </w:p>
    <w:p w14:paraId="5747DA81" w14:textId="7394801E" w:rsidR="00D86A06" w:rsidRDefault="00D86A06" w:rsidP="00AC42A0">
      <w:pPr>
        <w:pStyle w:val="NormalWeb"/>
        <w:numPr>
          <w:ilvl w:val="0"/>
          <w:numId w:val="7"/>
        </w:numPr>
        <w:spacing w:before="0" w:beforeAutospacing="0" w:after="240" w:afterAutospacing="0" w:line="360" w:lineRule="auto"/>
        <w:ind w:left="851"/>
        <w:textAlignment w:val="baseline"/>
        <w:rPr>
          <w:ins w:id="42" w:author="Abdus Syakur" w:date="2026-06-08T15:36:00Z"/>
          <w:color w:val="000000"/>
        </w:rPr>
      </w:pPr>
      <w:commentRangeStart w:id="43"/>
      <w:del w:id="44" w:author="rakishsultan@gmail.com" w:date="2026-06-19T09:59:00Z">
        <w:r w:rsidRPr="00CA52AC" w:rsidDel="00823445">
          <w:rPr>
            <w:color w:val="000000"/>
          </w:rPr>
          <w:delText xml:space="preserve">Memberikan insight </w:delText>
        </w:r>
      </w:del>
      <w:proofErr w:type="spellStart"/>
      <w:ins w:id="45" w:author="rakishsultan@gmail.com" w:date="2026-06-19T09:59:00Z">
        <w:r w:rsidR="00823445">
          <w:rPr>
            <w:color w:val="000000"/>
            <w:lang w:val="en-US"/>
          </w:rPr>
          <w:t>Menyajikan</w:t>
        </w:r>
        <w:proofErr w:type="spellEnd"/>
        <w:r w:rsidR="00823445">
          <w:rPr>
            <w:color w:val="000000"/>
            <w:lang w:val="en-US"/>
          </w:rPr>
          <w:t xml:space="preserve"> </w:t>
        </w:r>
        <w:proofErr w:type="spellStart"/>
        <w:r w:rsidR="00823445">
          <w:rPr>
            <w:color w:val="000000"/>
            <w:lang w:val="en-US"/>
          </w:rPr>
          <w:t>hasil</w:t>
        </w:r>
        <w:proofErr w:type="spellEnd"/>
        <w:r w:rsidR="00823445">
          <w:rPr>
            <w:color w:val="000000"/>
            <w:lang w:val="en-US"/>
          </w:rPr>
          <w:t xml:space="preserve"> </w:t>
        </w:r>
        <w:proofErr w:type="spellStart"/>
        <w:r w:rsidR="00823445">
          <w:rPr>
            <w:color w:val="000000"/>
            <w:lang w:val="en-US"/>
          </w:rPr>
          <w:t>analisis</w:t>
        </w:r>
        <w:proofErr w:type="spellEnd"/>
        <w:r w:rsidR="00823445">
          <w:rPr>
            <w:color w:val="000000"/>
            <w:lang w:val="en-US"/>
          </w:rPr>
          <w:t xml:space="preserve"> </w:t>
        </w:r>
      </w:ins>
      <w:r w:rsidRPr="00CA52AC">
        <w:rPr>
          <w:color w:val="000000"/>
        </w:rPr>
        <w:t>sebagai bahan refleksi diri bagi pengguna melalui hasil analisis yang ditampilkan.</w:t>
      </w:r>
      <w:commentRangeEnd w:id="43"/>
      <w:r w:rsidR="000F3F63">
        <w:rPr>
          <w:rStyle w:val="ReferensiKomentar"/>
          <w:color w:val="000000"/>
          <w:sz w:val="24"/>
          <w:szCs w:val="24"/>
        </w:rPr>
        <w:commentReference w:id="43"/>
      </w:r>
    </w:p>
    <w:p w14:paraId="71BADE31" w14:textId="77777777" w:rsidR="000F3F63" w:rsidRPr="00CA52AC" w:rsidRDefault="000F3F63">
      <w:pPr>
        <w:pStyle w:val="NormalWeb"/>
        <w:spacing w:before="0" w:beforeAutospacing="0" w:after="240" w:afterAutospacing="0" w:line="360" w:lineRule="auto"/>
        <w:ind w:left="851"/>
        <w:textAlignment w:val="baseline"/>
        <w:rPr>
          <w:color w:val="000000"/>
        </w:rPr>
        <w:pPrChange w:id="46" w:author="Abdus Syakur" w:date="2026-06-08T15:36:00Z">
          <w:pPr>
            <w:pStyle w:val="NormalWeb"/>
            <w:numPr>
              <w:numId w:val="7"/>
            </w:numPr>
            <w:spacing w:before="0" w:beforeAutospacing="0" w:after="240" w:afterAutospacing="0" w:line="360" w:lineRule="auto"/>
            <w:ind w:left="1440" w:hanging="360"/>
            <w:textAlignment w:val="baseline"/>
          </w:pPr>
        </w:pPrChange>
      </w:pPr>
    </w:p>
    <w:p w14:paraId="59B6F87E" w14:textId="77BC2703" w:rsidR="00EB3DC8" w:rsidRPr="005439BD" w:rsidRDefault="00EB3DC8" w:rsidP="00EB3DC8">
      <w:pPr>
        <w:pStyle w:val="Judul2"/>
        <w:rPr>
          <w:ins w:id="47" w:author="rakishsultan@gmail.com" w:date="2026-06-19T10:08:00Z"/>
        </w:rPr>
      </w:pPr>
      <w:bookmarkStart w:id="48" w:name="_Toc229572051"/>
      <w:ins w:id="49" w:author="rakishsultan@gmail.com" w:date="2026-06-19T10:08:00Z">
        <w:r w:rsidRPr="005439BD">
          <w:t>1.</w:t>
        </w:r>
        <w:r>
          <w:rPr>
            <w:lang w:val="en-US"/>
          </w:rPr>
          <w:t xml:space="preserve">3 Ruang </w:t>
        </w:r>
        <w:proofErr w:type="spellStart"/>
        <w:r>
          <w:rPr>
            <w:lang w:val="en-US"/>
          </w:rPr>
          <w:t>Lingkup</w:t>
        </w:r>
        <w:proofErr w:type="spellEnd"/>
      </w:ins>
    </w:p>
    <w:p w14:paraId="56D671E0" w14:textId="77777777" w:rsidR="00EB3DC8" w:rsidRDefault="00EB3DC8" w:rsidP="00EB3DC8">
      <w:pPr>
        <w:pStyle w:val="NormalWeb"/>
        <w:spacing w:line="360" w:lineRule="auto"/>
        <w:rPr>
          <w:ins w:id="50" w:author="rakishsultan@gmail.com" w:date="2026-06-19T10:08:00Z"/>
        </w:rPr>
        <w:pPrChange w:id="51" w:author="rakishsultan@gmail.com" w:date="2026-06-19T10:09:00Z">
          <w:pPr>
            <w:pStyle w:val="NormalWeb"/>
          </w:pPr>
        </w:pPrChange>
      </w:pPr>
      <w:ins w:id="52" w:author="rakishsultan@gmail.com" w:date="2026-06-19T10:08:00Z">
        <w:r>
          <w:t>Penelitian dan pengembangan sistem ini dirancangkan dengan batasan-batasan tertentu agar seluruh proses pembahasan tetap terarah dan selaras dengan tujuan utama yang ingin dicapai. Adapun ruang lingkup penelitian ini adalah sebagai berikut:</w:t>
        </w:r>
      </w:ins>
    </w:p>
    <w:p w14:paraId="7BDB8FAA" w14:textId="77777777" w:rsidR="00EB3DC8" w:rsidRDefault="00EB3DC8" w:rsidP="00EB3DC8">
      <w:pPr>
        <w:pStyle w:val="NormalWeb"/>
        <w:numPr>
          <w:ilvl w:val="0"/>
          <w:numId w:val="24"/>
        </w:numPr>
        <w:spacing w:line="360" w:lineRule="auto"/>
        <w:jc w:val="left"/>
        <w:rPr>
          <w:ins w:id="53" w:author="rakishsultan@gmail.com" w:date="2026-06-19T10:08:00Z"/>
        </w:rPr>
        <w:pPrChange w:id="54" w:author="rakishsultan@gmail.com" w:date="2026-06-19T10:09:00Z">
          <w:pPr>
            <w:pStyle w:val="NormalWeb"/>
            <w:numPr>
              <w:numId w:val="24"/>
            </w:numPr>
            <w:tabs>
              <w:tab w:val="num" w:pos="720"/>
            </w:tabs>
            <w:ind w:left="720" w:hanging="360"/>
            <w:jc w:val="left"/>
          </w:pPr>
        </w:pPrChange>
      </w:pPr>
      <w:ins w:id="55" w:author="rakishsultan@gmail.com" w:date="2026-06-19T10:08:00Z">
        <w:r>
          <w:t xml:space="preserve">Penelitian berfokus pada pengembangan platform berbasis </w:t>
        </w:r>
        <w:proofErr w:type="spellStart"/>
        <w:r>
          <w:t>website</w:t>
        </w:r>
        <w:proofErr w:type="spellEnd"/>
        <w:r>
          <w:t xml:space="preserve"> yang mengintegrasikan fitur unggah </w:t>
        </w:r>
        <w:proofErr w:type="spellStart"/>
        <w:r>
          <w:t>zine</w:t>
        </w:r>
        <w:proofErr w:type="spellEnd"/>
        <w:r>
          <w:t xml:space="preserve"> sebagai sarana ekspresi digital serta fitur kuesioner untuk </w:t>
        </w:r>
        <w:proofErr w:type="spellStart"/>
        <w:r>
          <w:rPr>
            <w:i/>
            <w:iCs/>
          </w:rPr>
          <w:t>self-assessment</w:t>
        </w:r>
        <w:proofErr w:type="spellEnd"/>
        <w:r>
          <w:t>.</w:t>
        </w:r>
      </w:ins>
    </w:p>
    <w:p w14:paraId="31235F2D" w14:textId="77777777" w:rsidR="00EB3DC8" w:rsidRDefault="00EB3DC8" w:rsidP="00EB3DC8">
      <w:pPr>
        <w:pStyle w:val="NormalWeb"/>
        <w:numPr>
          <w:ilvl w:val="0"/>
          <w:numId w:val="24"/>
        </w:numPr>
        <w:spacing w:line="360" w:lineRule="auto"/>
        <w:jc w:val="left"/>
        <w:rPr>
          <w:ins w:id="56" w:author="rakishsultan@gmail.com" w:date="2026-06-19T10:08:00Z"/>
        </w:rPr>
        <w:pPrChange w:id="57" w:author="rakishsultan@gmail.com" w:date="2026-06-19T10:09:00Z">
          <w:pPr>
            <w:pStyle w:val="NormalWeb"/>
            <w:numPr>
              <w:numId w:val="24"/>
            </w:numPr>
            <w:tabs>
              <w:tab w:val="num" w:pos="720"/>
            </w:tabs>
            <w:ind w:left="720" w:hanging="360"/>
            <w:jc w:val="left"/>
          </w:pPr>
        </w:pPrChange>
      </w:pPr>
      <w:proofErr w:type="spellStart"/>
      <w:ins w:id="58" w:author="rakishsultan@gmail.com" w:date="2026-06-19T10:08:00Z">
        <w:r>
          <w:rPr>
            <w:i/>
            <w:iCs/>
          </w:rPr>
          <w:t>Self-assessment</w:t>
        </w:r>
        <w:proofErr w:type="spellEnd"/>
        <w:r>
          <w:t xml:space="preserve"> yang dikembangkan mencakup dua aspek utama, yaitu faktor internal (emosi, pola pikir, dan kondisi pribadi) serta faktor eksternal (lingkungan sosial, tekanan pekerjaan, dan kondisi sekitar).</w:t>
        </w:r>
      </w:ins>
    </w:p>
    <w:p w14:paraId="350702E9" w14:textId="77777777" w:rsidR="00EB3DC8" w:rsidRDefault="00EB3DC8" w:rsidP="00EB3DC8">
      <w:pPr>
        <w:pStyle w:val="NormalWeb"/>
        <w:numPr>
          <w:ilvl w:val="0"/>
          <w:numId w:val="24"/>
        </w:numPr>
        <w:spacing w:line="360" w:lineRule="auto"/>
        <w:jc w:val="left"/>
        <w:rPr>
          <w:ins w:id="59" w:author="rakishsultan@gmail.com" w:date="2026-06-19T10:08:00Z"/>
        </w:rPr>
        <w:pPrChange w:id="60" w:author="rakishsultan@gmail.com" w:date="2026-06-19T10:09:00Z">
          <w:pPr>
            <w:pStyle w:val="NormalWeb"/>
            <w:numPr>
              <w:numId w:val="24"/>
            </w:numPr>
            <w:tabs>
              <w:tab w:val="num" w:pos="720"/>
            </w:tabs>
            <w:ind w:left="720" w:hanging="360"/>
            <w:jc w:val="left"/>
          </w:pPr>
        </w:pPrChange>
      </w:pPr>
      <w:ins w:id="61" w:author="rakishsultan@gmail.com" w:date="2026-06-19T10:08:00Z">
        <w:r>
          <w:lastRenderedPageBreak/>
          <w:t xml:space="preserve">Konten </w:t>
        </w:r>
        <w:proofErr w:type="spellStart"/>
        <w:r>
          <w:t>zine</w:t>
        </w:r>
        <w:proofErr w:type="spellEnd"/>
        <w:r>
          <w:t xml:space="preserve"> yang dipublikasikan dibatasi khusus pada topik kesehatan mental dan melalui proses kurasi oleh administrator.</w:t>
        </w:r>
      </w:ins>
    </w:p>
    <w:p w14:paraId="69077C02" w14:textId="77777777" w:rsidR="00EB3DC8" w:rsidRDefault="00EB3DC8" w:rsidP="00EB3DC8">
      <w:pPr>
        <w:pStyle w:val="NormalWeb"/>
        <w:numPr>
          <w:ilvl w:val="0"/>
          <w:numId w:val="24"/>
        </w:numPr>
        <w:spacing w:line="360" w:lineRule="auto"/>
        <w:jc w:val="left"/>
        <w:rPr>
          <w:ins w:id="62" w:author="rakishsultan@gmail.com" w:date="2026-06-19T10:08:00Z"/>
        </w:rPr>
        <w:pPrChange w:id="63" w:author="rakishsultan@gmail.com" w:date="2026-06-19T10:09:00Z">
          <w:pPr>
            <w:pStyle w:val="NormalWeb"/>
            <w:numPr>
              <w:numId w:val="24"/>
            </w:numPr>
            <w:tabs>
              <w:tab w:val="num" w:pos="720"/>
            </w:tabs>
            <w:ind w:left="720" w:hanging="360"/>
            <w:jc w:val="left"/>
          </w:pPr>
        </w:pPrChange>
      </w:pPr>
      <w:ins w:id="64" w:author="rakishsultan@gmail.com" w:date="2026-06-19T10:08:00Z">
        <w:r>
          <w:t xml:space="preserve">Hasil </w:t>
        </w:r>
        <w:proofErr w:type="spellStart"/>
        <w:r>
          <w:rPr>
            <w:i/>
            <w:iCs/>
          </w:rPr>
          <w:t>self-assessment</w:t>
        </w:r>
        <w:proofErr w:type="spellEnd"/>
        <w:r>
          <w:t xml:space="preserve"> hanya berupa gambaran awal kondisi psikologis pengguna dan tidak dapat digunakan sebagai diagnosis klinis.</w:t>
        </w:r>
      </w:ins>
    </w:p>
    <w:p w14:paraId="5F2D50FC" w14:textId="77777777" w:rsidR="00EB3DC8" w:rsidRDefault="00EB3DC8" w:rsidP="00EB3DC8">
      <w:pPr>
        <w:pStyle w:val="NormalWeb"/>
        <w:numPr>
          <w:ilvl w:val="0"/>
          <w:numId w:val="24"/>
        </w:numPr>
        <w:spacing w:line="360" w:lineRule="auto"/>
        <w:jc w:val="left"/>
        <w:rPr>
          <w:ins w:id="65" w:author="rakishsultan@gmail.com" w:date="2026-06-19T10:08:00Z"/>
        </w:rPr>
        <w:pPrChange w:id="66" w:author="rakishsultan@gmail.com" w:date="2026-06-19T10:09:00Z">
          <w:pPr>
            <w:pStyle w:val="NormalWeb"/>
            <w:numPr>
              <w:numId w:val="24"/>
            </w:numPr>
            <w:tabs>
              <w:tab w:val="num" w:pos="720"/>
            </w:tabs>
            <w:ind w:left="720" w:hanging="360"/>
            <w:jc w:val="left"/>
          </w:pPr>
        </w:pPrChange>
      </w:pPr>
      <w:ins w:id="67" w:author="rakishsultan@gmail.com" w:date="2026-06-19T10:08:00Z">
        <w:r>
          <w:t>Platform ini dikembangkan sebagai sarana pendukung refleksi diri pengguna, bukan untuk menggantikan peran psikolog atau tenaga profesional kesehatan mental.</w:t>
        </w:r>
      </w:ins>
    </w:p>
    <w:p w14:paraId="7A966066" w14:textId="172667FA" w:rsidR="00D86A06" w:rsidDel="00EB3DC8" w:rsidRDefault="005439BD" w:rsidP="00EB3DC8">
      <w:pPr>
        <w:pStyle w:val="Judul2"/>
        <w:numPr>
          <w:ilvl w:val="0"/>
          <w:numId w:val="0"/>
        </w:numPr>
        <w:ind w:left="720"/>
        <w:rPr>
          <w:del w:id="68" w:author="rakishsultan@gmail.com" w:date="2026-06-19T10:08:00Z"/>
          <w:rFonts w:eastAsia="Times New Roman"/>
          <w:lang w:val="en-US" w:eastAsia="id-ID"/>
        </w:rPr>
        <w:pPrChange w:id="69" w:author="rakishsultan@gmail.com" w:date="2026-06-19T10:08:00Z">
          <w:pPr>
            <w:pStyle w:val="Judul2"/>
          </w:pPr>
        </w:pPrChange>
      </w:pPr>
      <w:del w:id="70" w:author="rakishsultan@gmail.com" w:date="2026-06-19T10:08:00Z">
        <w:r w:rsidDel="00EB3DC8">
          <w:rPr>
            <w:rFonts w:eastAsia="Times New Roman"/>
            <w:lang w:val="en-US" w:eastAsia="id-ID"/>
          </w:rPr>
          <w:delText xml:space="preserve">1.3 </w:delText>
        </w:r>
        <w:r w:rsidR="00D86A06" w:rsidDel="00EB3DC8">
          <w:rPr>
            <w:rFonts w:eastAsia="Times New Roman"/>
            <w:lang w:val="en-US" w:eastAsia="id-ID"/>
          </w:rPr>
          <w:delText>Ruang Lingkup</w:delText>
        </w:r>
        <w:bookmarkEnd w:id="48"/>
        <w:r w:rsidR="00D86A06" w:rsidDel="00EB3DC8">
          <w:rPr>
            <w:rFonts w:eastAsia="Times New Roman"/>
            <w:lang w:val="en-US" w:eastAsia="id-ID"/>
          </w:rPr>
          <w:delText xml:space="preserve"> </w:delText>
        </w:r>
      </w:del>
    </w:p>
    <w:p w14:paraId="025D4708" w14:textId="67E578B7" w:rsidR="000F3F63" w:rsidDel="00EB3DC8" w:rsidRDefault="00D86A06" w:rsidP="00EB3DC8">
      <w:pPr>
        <w:pStyle w:val="NormalWeb"/>
        <w:spacing w:line="360" w:lineRule="auto"/>
        <w:ind w:left="720"/>
        <w:rPr>
          <w:ins w:id="71" w:author="Abdus Syakur" w:date="2026-06-08T15:39:00Z"/>
          <w:del w:id="72" w:author="rakishsultan@gmail.com" w:date="2026-06-19T10:08:00Z"/>
        </w:rPr>
        <w:pPrChange w:id="73" w:author="rakishsultan@gmail.com" w:date="2026-06-19T10:08:00Z">
          <w:pPr>
            <w:pStyle w:val="NormalWeb"/>
            <w:spacing w:line="360" w:lineRule="auto"/>
            <w:ind w:firstLine="360"/>
          </w:pPr>
        </w:pPrChange>
      </w:pPr>
      <w:del w:id="74" w:author="rakishsultan@gmail.com" w:date="2026-06-19T10:08:00Z">
        <w:r w:rsidDel="00EB3DC8">
          <w:delText>Penelitian dan pengembangan sistem ini dirancang dengan batasan-batasan tertentu agar seluruh proses pembahasan tetap terarah dan selaras dengan tujuan utama yang ingin dicapai.</w:delText>
        </w:r>
      </w:del>
      <w:del w:id="75" w:author="rakishsultan@gmail.com" w:date="2026-06-19T10:02:00Z">
        <w:r w:rsidDel="00823445">
          <w:delText xml:space="preserve"> </w:delText>
        </w:r>
      </w:del>
      <w:ins w:id="76" w:author="Abdus Syakur" w:date="2026-06-08T15:39:00Z">
        <w:del w:id="77" w:author="rakishsultan@gmail.com" w:date="2026-06-19T10:08:00Z">
          <w:r w:rsidR="000F3F63" w:rsidDel="00EB3DC8">
            <w:delText>Ada</w:delText>
          </w:r>
        </w:del>
        <w:del w:id="78" w:author="rakishsultan@gmail.com" w:date="2026-06-19T10:00:00Z">
          <w:r w:rsidR="000F3F63" w:rsidDel="00823445">
            <w:delText>pau</w:delText>
          </w:r>
        </w:del>
        <w:del w:id="79" w:author="rakishsultan@gmail.com" w:date="2026-06-19T10:08:00Z">
          <w:r w:rsidR="000F3F63" w:rsidDel="00EB3DC8">
            <w:delText>n ruang lingkup penelitian ini adalah sebagai berikut :</w:delText>
          </w:r>
        </w:del>
      </w:ins>
    </w:p>
    <w:p w14:paraId="75FD2B94" w14:textId="55B6EC74" w:rsidR="00D86A06" w:rsidDel="00EB3DC8" w:rsidRDefault="000F3F63" w:rsidP="00EB3DC8">
      <w:pPr>
        <w:pStyle w:val="NormalWeb"/>
        <w:spacing w:line="360" w:lineRule="auto"/>
        <w:ind w:left="720"/>
        <w:rPr>
          <w:del w:id="80" w:author="rakishsultan@gmail.com" w:date="2026-06-19T10:08:00Z"/>
        </w:rPr>
        <w:pPrChange w:id="81" w:author="rakishsultan@gmail.com" w:date="2026-06-19T10:08:00Z">
          <w:pPr>
            <w:pStyle w:val="NormalWeb"/>
            <w:numPr>
              <w:numId w:val="20"/>
            </w:numPr>
            <w:spacing w:line="360" w:lineRule="auto"/>
            <w:ind w:left="720" w:hanging="360"/>
          </w:pPr>
        </w:pPrChange>
      </w:pPr>
      <w:ins w:id="82" w:author="Abdus Syakur" w:date="2026-06-08T15:41:00Z">
        <w:del w:id="83" w:author="rakishsultan@gmail.com" w:date="2026-06-19T10:08:00Z">
          <w:r w:rsidRPr="000F3F63" w:rsidDel="00EB3DC8">
            <w:delText xml:space="preserve">Penelitian berfokus pada </w:delText>
          </w:r>
        </w:del>
      </w:ins>
      <w:del w:id="84" w:author="rakishsultan@gmail.com" w:date="2026-06-19T10:08:00Z">
        <w:r w:rsidR="00D86A06" w:rsidDel="00EB3DC8">
          <w:delText xml:space="preserve">Fokus utama dari proyek ini adalah pengembangan platform berbasis website yang mengintegrasikan dua fitur utama, yaitu fitur unggah zine sebagai sarana ekspresi digital bagi pengguna, serta fitur kuesioner yang berfungsi sebagai instrumen </w:delText>
        </w:r>
        <w:r w:rsidR="00D86A06" w:rsidDel="00EB3DC8">
          <w:rPr>
            <w:i/>
            <w:iCs/>
          </w:rPr>
          <w:delText>self-assessment</w:delText>
        </w:r>
        <w:r w:rsidR="00D86A06" w:rsidDel="00EB3DC8">
          <w:delText>.</w:delText>
        </w:r>
      </w:del>
    </w:p>
    <w:p w14:paraId="74E253F5" w14:textId="6599F38F" w:rsidR="000F3F63" w:rsidDel="00EB3DC8" w:rsidRDefault="000F3F63" w:rsidP="00EB3DC8">
      <w:pPr>
        <w:pStyle w:val="NormalWeb"/>
        <w:spacing w:line="360" w:lineRule="auto"/>
        <w:ind w:left="720"/>
        <w:rPr>
          <w:ins w:id="85" w:author="Abdus Syakur" w:date="2026-06-08T15:39:00Z"/>
          <w:del w:id="86" w:author="rakishsultan@gmail.com" w:date="2026-06-19T10:08:00Z"/>
        </w:rPr>
        <w:pPrChange w:id="87" w:author="rakishsultan@gmail.com" w:date="2026-06-19T10:08:00Z">
          <w:pPr>
            <w:pStyle w:val="NormalWeb"/>
            <w:spacing w:line="360" w:lineRule="auto"/>
            <w:ind w:left="1080" w:firstLine="360"/>
          </w:pPr>
        </w:pPrChange>
      </w:pPr>
    </w:p>
    <w:p w14:paraId="73AD4155" w14:textId="0135AF8B" w:rsidR="000F3F63" w:rsidDel="00EB3DC8" w:rsidRDefault="00D86A06" w:rsidP="00EB3DC8">
      <w:pPr>
        <w:pStyle w:val="NormalWeb"/>
        <w:spacing w:line="360" w:lineRule="auto"/>
        <w:ind w:left="720"/>
        <w:rPr>
          <w:ins w:id="88" w:author="Abdus Syakur" w:date="2026-06-08T15:40:00Z"/>
          <w:del w:id="89" w:author="rakishsultan@gmail.com" w:date="2026-06-19T10:08:00Z"/>
        </w:rPr>
        <w:pPrChange w:id="90" w:author="rakishsultan@gmail.com" w:date="2026-06-19T10:08:00Z">
          <w:pPr>
            <w:pStyle w:val="NormalWeb"/>
            <w:numPr>
              <w:numId w:val="20"/>
            </w:numPr>
            <w:spacing w:line="360" w:lineRule="auto"/>
            <w:ind w:left="720" w:hanging="360"/>
          </w:pPr>
        </w:pPrChange>
      </w:pPr>
      <w:commentRangeStart w:id="91"/>
      <w:del w:id="92" w:author="rakishsultan@gmail.com" w:date="2026-06-19T10:08:00Z">
        <w:r w:rsidDel="00EB3DC8">
          <w:delText xml:space="preserve">Dalam implementasinya, sistem ini melakukan analisis mendalam terhadap dua variabel utama. Pertama adalah faktor internal yang mencakup aspek emosi, pola pikir, hingga kondisi pribadi pengguna. Kedua adalah faktor eksternal yang meliputi pengaruh lingkungan sosial, tekanan pekerjaan, serta kondisi di sekitar pengguna. </w:delText>
        </w:r>
        <w:commentRangeEnd w:id="91"/>
        <w:r w:rsidR="000F3F63" w:rsidDel="00EB3DC8">
          <w:rPr>
            <w:rStyle w:val="ReferensiKomentar"/>
            <w:sz w:val="24"/>
            <w:szCs w:val="24"/>
          </w:rPr>
          <w:commentReference w:id="91"/>
        </w:r>
      </w:del>
    </w:p>
    <w:p w14:paraId="0C7DB6CB" w14:textId="56B1B09F" w:rsidR="00D86A06" w:rsidDel="00EB3DC8" w:rsidRDefault="000F3F63" w:rsidP="00EB3DC8">
      <w:pPr>
        <w:pStyle w:val="NormalWeb"/>
        <w:spacing w:line="360" w:lineRule="auto"/>
        <w:ind w:left="720"/>
        <w:rPr>
          <w:del w:id="93" w:author="rakishsultan@gmail.com" w:date="2026-06-19T10:08:00Z"/>
        </w:rPr>
        <w:pPrChange w:id="94" w:author="rakishsultan@gmail.com" w:date="2026-06-19T10:08:00Z">
          <w:pPr>
            <w:pStyle w:val="NormalWeb"/>
            <w:numPr>
              <w:numId w:val="20"/>
            </w:numPr>
            <w:spacing w:line="360" w:lineRule="auto"/>
            <w:ind w:left="720" w:hanging="360"/>
          </w:pPr>
        </w:pPrChange>
      </w:pPr>
      <w:ins w:id="95" w:author="Abdus Syakur" w:date="2026-06-08T15:40:00Z">
        <w:del w:id="96" w:author="rakishsultan@gmail.com" w:date="2026-06-19T10:08:00Z">
          <w:r w:rsidDel="00EB3DC8">
            <w:delText>K</w:delText>
          </w:r>
        </w:del>
      </w:ins>
      <w:del w:id="97" w:author="rakishsultan@gmail.com" w:date="2026-06-19T10:08:00Z">
        <w:r w:rsidR="00D86A06" w:rsidDel="00EB3DC8">
          <w:delText xml:space="preserve">Adapun konten </w:delText>
        </w:r>
      </w:del>
      <w:ins w:id="98" w:author="Abdus Syakur" w:date="2026-06-08T15:40:00Z">
        <w:del w:id="99" w:author="rakishsultan@gmail.com" w:date="2026-06-19T10:01:00Z">
          <w:r w:rsidDel="00823445">
            <w:delText>Z</w:delText>
          </w:r>
        </w:del>
      </w:ins>
      <w:del w:id="100" w:author="rakishsultan@gmail.com" w:date="2026-06-19T10:08:00Z">
        <w:r w:rsidR="00D86A06" w:rsidDel="00EB3DC8">
          <w:delText>zine yang dipublikasikan dalam platform ini akan melalui proses kurasi ketat oleh administrator dan dibatasi khusus pada topik-topik yang berkaitan dengan kesehatan mental</w:delText>
        </w:r>
      </w:del>
      <w:ins w:id="101" w:author="Abdus Syakur" w:date="2026-06-08T15:40:00Z">
        <w:del w:id="102" w:author="rakishsultan@gmail.com" w:date="2026-06-19T10:08:00Z">
          <w:r w:rsidDel="00EB3DC8">
            <w:delText xml:space="preserve">. </w:delText>
          </w:r>
        </w:del>
      </w:ins>
      <w:del w:id="103" w:author="rakishsultan@gmail.com" w:date="2026-06-19T10:08:00Z">
        <w:r w:rsidR="00D86A06" w:rsidDel="00EB3DC8">
          <w:delText>.</w:delText>
        </w:r>
      </w:del>
    </w:p>
    <w:p w14:paraId="3C8FB189" w14:textId="79D1A7F0" w:rsidR="000F3F63" w:rsidDel="00EB3DC8" w:rsidRDefault="000F3F63" w:rsidP="00EB3DC8">
      <w:pPr>
        <w:pStyle w:val="NormalWeb"/>
        <w:spacing w:line="360" w:lineRule="auto"/>
        <w:ind w:left="720"/>
        <w:rPr>
          <w:ins w:id="104" w:author="Abdus Syakur" w:date="2026-06-08T15:40:00Z"/>
          <w:del w:id="105" w:author="rakishsultan@gmail.com" w:date="2026-06-19T10:08:00Z"/>
        </w:rPr>
        <w:pPrChange w:id="106" w:author="rakishsultan@gmail.com" w:date="2026-06-19T10:08:00Z">
          <w:pPr>
            <w:pStyle w:val="NormalWeb"/>
            <w:spacing w:line="360" w:lineRule="auto"/>
            <w:ind w:left="1080" w:firstLine="360"/>
          </w:pPr>
        </w:pPrChange>
      </w:pPr>
    </w:p>
    <w:p w14:paraId="5C345A63" w14:textId="469F11B3" w:rsidR="00DA208F" w:rsidRPr="00DA208F" w:rsidDel="00EB3DC8" w:rsidRDefault="000F3F63" w:rsidP="00EB3DC8">
      <w:pPr>
        <w:pStyle w:val="NormalWeb"/>
        <w:ind w:left="720"/>
        <w:rPr>
          <w:ins w:id="107" w:author="Abdus Syakur" w:date="2026-06-08T15:45:00Z"/>
          <w:del w:id="108" w:author="rakishsultan@gmail.com" w:date="2026-06-19T10:08:00Z"/>
          <w:rFonts w:eastAsiaTheme="majorEastAsia" w:cstheme="majorBidi"/>
          <w:bCs/>
          <w:color w:val="000000" w:themeColor="text1"/>
          <w:lang w:val="en-ID"/>
          <w:rPrChange w:id="109" w:author="Abdus Syakur" w:date="2026-06-08T15:46:00Z">
            <w:rPr>
              <w:ins w:id="110" w:author="Abdus Syakur" w:date="2026-06-08T15:45:00Z"/>
              <w:del w:id="111" w:author="rakishsultan@gmail.com" w:date="2026-06-19T10:08:00Z"/>
              <w:rFonts w:eastAsiaTheme="majorEastAsia" w:cstheme="majorBidi"/>
              <w:bCs/>
              <w:color w:val="000000" w:themeColor="text1"/>
              <w:sz w:val="26"/>
              <w:szCs w:val="26"/>
              <w:lang w:val="en-ID"/>
            </w:rPr>
          </w:rPrChange>
        </w:rPr>
        <w:pPrChange w:id="112" w:author="rakishsultan@gmail.com" w:date="2026-06-19T10:08:00Z">
          <w:pPr>
            <w:pStyle w:val="NormalWeb"/>
          </w:pPr>
        </w:pPrChange>
      </w:pPr>
      <w:ins w:id="113" w:author="Abdus Syakur" w:date="2026-06-08T15:44:00Z">
        <w:del w:id="114" w:author="rakishsultan@gmail.com" w:date="2026-06-19T10:08:00Z">
          <w:r w:rsidRPr="00DA208F" w:rsidDel="00EB3DC8">
            <w:rPr>
              <w:rFonts w:eastAsiaTheme="majorEastAsia" w:cstheme="majorBidi"/>
              <w:bCs/>
              <w:color w:val="000000" w:themeColor="text1"/>
              <w:lang w:val="en-ID"/>
              <w:rPrChange w:id="115" w:author="Abdus Syakur" w:date="2026-06-08T15:46:00Z">
                <w:rPr>
                  <w:rFonts w:eastAsiaTheme="majorEastAsia" w:cstheme="majorBidi"/>
                  <w:bCs/>
                  <w:color w:val="000000" w:themeColor="text1"/>
                  <w:sz w:val="26"/>
                  <w:szCs w:val="26"/>
                  <w:lang w:val="en-ID"/>
                </w:rPr>
              </w:rPrChange>
            </w:rPr>
            <w:delText>Hasil self-assessment yang diberikan sistem hanya berupa gambaran awal kondisi psikologis pengguna dan tidak dapat digunakan sebagai diagnosis klinis.</w:delText>
          </w:r>
        </w:del>
      </w:ins>
    </w:p>
    <w:p w14:paraId="4DDA3E1F" w14:textId="6DD5E837" w:rsidR="00D86A06" w:rsidRPr="00823445" w:rsidDel="000F3F63" w:rsidRDefault="000F3F63" w:rsidP="00EB3DC8">
      <w:pPr>
        <w:pStyle w:val="NormalWeb"/>
        <w:spacing w:line="360" w:lineRule="auto"/>
        <w:ind w:left="720"/>
        <w:rPr>
          <w:del w:id="116" w:author="Abdus Syakur" w:date="2026-06-08T15:44:00Z"/>
          <w:bCs/>
          <w:lang w:val="en-ID"/>
        </w:rPr>
        <w:pPrChange w:id="117" w:author="rakishsultan@gmail.com" w:date="2026-06-19T10:08:00Z">
          <w:pPr>
            <w:pStyle w:val="Judul2"/>
          </w:pPr>
        </w:pPrChange>
      </w:pPr>
      <w:ins w:id="118" w:author="Abdus Syakur" w:date="2026-06-08T15:44:00Z">
        <w:del w:id="119" w:author="rakishsultan@gmail.com" w:date="2026-06-19T10:08:00Z">
          <w:r w:rsidRPr="00DA208F" w:rsidDel="00EB3DC8">
            <w:rPr>
              <w:lang w:val="en-ID"/>
            </w:rPr>
            <w:delText>Platform yang dikembangkan tidak dimaksudkan untuk menggantikan peran psikolog atau tenaga profesional kesehatan mental, melainkan sebagai sarana pendukung untuk meningkatkan kesadaran dan refleksi diri pengguna terhadap kondisi kesehatan mentalnya.</w:delText>
          </w:r>
        </w:del>
      </w:ins>
      <w:del w:id="120" w:author="Abdus Syakur" w:date="2026-06-08T15:38:00Z">
        <w:r w:rsidR="00D86A06" w:rsidRPr="00DA208F" w:rsidDel="000F3F63">
          <w:delText>Penting untuk ditegaskan bahwa h</w:delText>
        </w:r>
      </w:del>
      <w:del w:id="121" w:author="Abdus Syakur" w:date="2026-06-08T15:44:00Z">
        <w:r w:rsidR="00D86A06" w:rsidRPr="00DA208F" w:rsidDel="000F3F63">
          <w:delText xml:space="preserve">asil atau </w:delText>
        </w:r>
        <w:r w:rsidR="00D86A06" w:rsidRPr="00DA208F" w:rsidDel="000F3F63">
          <w:rPr>
            <w:i/>
            <w:iCs/>
          </w:rPr>
          <w:delText>output</w:delText>
        </w:r>
        <w:r w:rsidR="00D86A06" w:rsidRPr="00DA208F" w:rsidDel="000F3F63">
          <w:delText xml:space="preserve"> yang diberikan oleh sistem ini tidak memiliki legalitas diagnosis klinis. Informasi yang dihasilkan hanya berfungsi sebagai indikasi atau gambaran awal mengenai kondisi psikologis pengguna secara umum. Oleh karena itu, kehadiran sistem ini sama sekali tidak ditujukan untuk menggantikan peran psikolog maupun tenaga profesional lainnya di bidang kesehatan mental. Platform ini lebih diposisikan sebagai media pendukung dalam upaya meningkatkan kesadaran diri terhadap kesehatan mental.</w:delText>
        </w:r>
      </w:del>
    </w:p>
    <w:p w14:paraId="2796A46B" w14:textId="77777777" w:rsidR="000F3F63" w:rsidRPr="000F3F63" w:rsidRDefault="000F3F63" w:rsidP="00EB3DC8">
      <w:pPr>
        <w:pStyle w:val="NormalWeb"/>
        <w:ind w:left="720"/>
        <w:rPr>
          <w:ins w:id="122" w:author="Abdus Syakur" w:date="2026-06-08T15:44:00Z"/>
          <w:lang w:val="en-ID"/>
          <w:rPrChange w:id="123" w:author="Abdus Syakur" w:date="2026-06-08T15:44:00Z">
            <w:rPr>
              <w:ins w:id="124" w:author="Abdus Syakur" w:date="2026-06-08T15:44:00Z"/>
            </w:rPr>
          </w:rPrChange>
        </w:rPr>
        <w:pPrChange w:id="125" w:author="rakishsultan@gmail.com" w:date="2026-06-19T10:08:00Z">
          <w:pPr>
            <w:pStyle w:val="NormalWeb"/>
          </w:pPr>
        </w:pPrChange>
      </w:pPr>
    </w:p>
    <w:p w14:paraId="7490E079" w14:textId="77777777" w:rsidR="000F3F63" w:rsidRPr="000F3F63" w:rsidRDefault="000F3F63" w:rsidP="00852096">
      <w:pPr>
        <w:pStyle w:val="Judul2"/>
        <w:rPr>
          <w:ins w:id="126" w:author="Abdus Syakur" w:date="2026-06-08T15:44:00Z"/>
          <w:rPrChange w:id="127" w:author="Abdus Syakur" w:date="2026-06-08T15:44:00Z">
            <w:rPr>
              <w:ins w:id="128" w:author="Abdus Syakur" w:date="2026-06-08T15:44:00Z"/>
              <w:lang w:val="en-US"/>
            </w:rPr>
          </w:rPrChange>
        </w:rPr>
      </w:pPr>
      <w:bookmarkStart w:id="129" w:name="_Toc229572052"/>
    </w:p>
    <w:p w14:paraId="488E03D4" w14:textId="656BD32A" w:rsidR="003B1CD0" w:rsidRDefault="00852096" w:rsidP="00852096">
      <w:pPr>
        <w:pStyle w:val="Judul2"/>
      </w:pPr>
      <w:r>
        <w:rPr>
          <w:lang w:val="en-US"/>
        </w:rPr>
        <w:t xml:space="preserve">1.4 </w:t>
      </w:r>
      <w:proofErr w:type="spellStart"/>
      <w:r w:rsidR="003B1CD0">
        <w:rPr>
          <w:lang w:val="en-US"/>
        </w:rPr>
        <w:t>Metode</w:t>
      </w:r>
      <w:proofErr w:type="spellEnd"/>
      <w:r w:rsidR="003B1CD0">
        <w:rPr>
          <w:lang w:val="en-US"/>
        </w:rPr>
        <w:t xml:space="preserve"> </w:t>
      </w:r>
      <w:proofErr w:type="spellStart"/>
      <w:r w:rsidR="003B1CD0">
        <w:rPr>
          <w:lang w:val="en-US"/>
        </w:rPr>
        <w:t>Penelitian</w:t>
      </w:r>
      <w:bookmarkEnd w:id="129"/>
      <w:proofErr w:type="spellEnd"/>
      <w:r w:rsidR="003B1CD0">
        <w:rPr>
          <w:lang w:val="en-US"/>
        </w:rPr>
        <w:t xml:space="preserve"> </w:t>
      </w:r>
    </w:p>
    <w:p w14:paraId="0B35AA52" w14:textId="77777777" w:rsidR="003B1CD0" w:rsidRDefault="003B1CD0">
      <w:pPr>
        <w:pStyle w:val="DaftarParagraf"/>
        <w:spacing w:before="100" w:beforeAutospacing="1" w:after="100" w:afterAutospacing="1" w:line="360" w:lineRule="auto"/>
        <w:ind w:left="0" w:firstLine="720"/>
        <w:rPr>
          <w:rFonts w:eastAsia="Times New Roman" w:cs="Times New Roman"/>
          <w:kern w:val="0"/>
          <w:lang w:eastAsia="id-ID"/>
          <w14:ligatures w14:val="none"/>
        </w:rPr>
        <w:pPrChange w:id="130" w:author="Abdus Syakur" w:date="2026-06-08T15:47:00Z">
          <w:pPr>
            <w:pStyle w:val="DaftarParagraf"/>
            <w:spacing w:before="100" w:beforeAutospacing="1" w:after="100" w:afterAutospacing="1" w:line="360" w:lineRule="auto"/>
            <w:ind w:left="0"/>
          </w:pPr>
        </w:pPrChange>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penelitian</w:t>
      </w:r>
      <w:proofErr w:type="spellEnd"/>
      <w:r>
        <w:rPr>
          <w:rFonts w:eastAsia="Times New Roman" w:cs="Times New Roman"/>
          <w:kern w:val="0"/>
          <w:lang w:val="en-US" w:eastAsia="id-ID"/>
          <w14:ligatures w14:val="none"/>
        </w:rPr>
        <w:t xml:space="preserve"> </w:t>
      </w:r>
      <w:r w:rsidRPr="003B1CD0">
        <w:rPr>
          <w:rFonts w:eastAsia="Times New Roman" w:cs="Times New Roman"/>
          <w:kern w:val="0"/>
          <w:lang w:eastAsia="id-ID"/>
          <w14:ligatures w14:val="none"/>
        </w:rPr>
        <w:t xml:space="preserve">yang digunakan dalam pengembangan </w:t>
      </w:r>
      <w:proofErr w:type="spellStart"/>
      <w:r w:rsidRPr="003B1CD0">
        <w:rPr>
          <w:rFonts w:eastAsia="Times New Roman" w:cs="Times New Roman"/>
          <w:kern w:val="0"/>
          <w:lang w:eastAsia="id-ID"/>
          <w14:ligatures w14:val="none"/>
        </w:rPr>
        <w:t>website</w:t>
      </w:r>
      <w:proofErr w:type="spellEnd"/>
      <w:r w:rsidRPr="003B1CD0">
        <w:rPr>
          <w:rFonts w:eastAsia="Times New Roman" w:cs="Times New Roman"/>
          <w:kern w:val="0"/>
          <w:lang w:eastAsia="id-ID"/>
          <w14:ligatures w14:val="none"/>
        </w:rPr>
        <w:t xml:space="preserve"> ini mengacu pada pendekatan </w:t>
      </w:r>
      <w:proofErr w:type="spellStart"/>
      <w:r w:rsidRPr="003B1CD0">
        <w:rPr>
          <w:rFonts w:eastAsia="Times New Roman" w:cs="Times New Roman"/>
          <w:i/>
          <w:iCs/>
          <w:kern w:val="0"/>
          <w:lang w:eastAsia="id-ID"/>
          <w14:ligatures w14:val="none"/>
        </w:rPr>
        <w:t>Software</w:t>
      </w:r>
      <w:proofErr w:type="spellEnd"/>
      <w:r w:rsidRPr="003B1CD0">
        <w:rPr>
          <w:rFonts w:eastAsia="Times New Roman" w:cs="Times New Roman"/>
          <w:i/>
          <w:iCs/>
          <w:kern w:val="0"/>
          <w:lang w:eastAsia="id-ID"/>
          <w14:ligatures w14:val="none"/>
        </w:rPr>
        <w:t xml:space="preserve"> Development Life </w:t>
      </w:r>
      <w:proofErr w:type="spellStart"/>
      <w:r w:rsidRPr="003B1CD0">
        <w:rPr>
          <w:rFonts w:eastAsia="Times New Roman" w:cs="Times New Roman"/>
          <w:i/>
          <w:iCs/>
          <w:kern w:val="0"/>
          <w:lang w:eastAsia="id-ID"/>
          <w14:ligatures w14:val="none"/>
        </w:rPr>
        <w:t>Cycle</w:t>
      </w:r>
      <w:proofErr w:type="spellEnd"/>
      <w:r w:rsidRPr="003B1CD0">
        <w:rPr>
          <w:rFonts w:eastAsia="Times New Roman" w:cs="Times New Roman"/>
          <w:i/>
          <w:iCs/>
          <w:kern w:val="0"/>
          <w:lang w:eastAsia="id-ID"/>
          <w14:ligatures w14:val="none"/>
        </w:rPr>
        <w:t xml:space="preserve"> (SDLC)</w:t>
      </w:r>
      <w:r w:rsidRPr="003B1CD0">
        <w:rPr>
          <w:rFonts w:eastAsia="Times New Roman" w:cs="Times New Roman"/>
          <w:kern w:val="0"/>
          <w:lang w:eastAsia="id-ID"/>
          <w14:ligatures w14:val="none"/>
        </w:rPr>
        <w:t xml:space="preserve"> dengan model </w:t>
      </w:r>
      <w:proofErr w:type="spellStart"/>
      <w:r w:rsidRPr="003B1CD0">
        <w:rPr>
          <w:rFonts w:eastAsia="Times New Roman" w:cs="Times New Roman"/>
          <w:i/>
          <w:iCs/>
          <w:kern w:val="0"/>
          <w:lang w:eastAsia="id-ID"/>
          <w14:ligatures w14:val="none"/>
        </w:rPr>
        <w:t>Waterfall</w:t>
      </w:r>
      <w:proofErr w:type="spellEnd"/>
      <w:r w:rsidRPr="003B1CD0">
        <w:rPr>
          <w:rFonts w:eastAsia="Times New Roman" w:cs="Times New Roman"/>
          <w:kern w:val="0"/>
          <w:lang w:eastAsia="id-ID"/>
          <w14:ligatures w14:val="none"/>
        </w:rPr>
        <w:t>. Selain itu, dalam proses penelitian juga dilakukan metode pengumpulan data dan analisis untuk mendukung pengembangan sistem. Adapun tahapan yang dilakukan adalah sebagai berikut:</w:t>
      </w:r>
    </w:p>
    <w:p w14:paraId="24D3B826" w14:textId="6B366729" w:rsidR="003B1CD0" w:rsidRPr="003B1CD0" w:rsidRDefault="003B1CD0">
      <w:pPr>
        <w:pStyle w:val="DaftarParagraf"/>
        <w:numPr>
          <w:ilvl w:val="0"/>
          <w:numId w:val="21"/>
        </w:numPr>
        <w:spacing w:before="100" w:beforeAutospacing="1" w:after="100" w:afterAutospacing="1" w:line="360" w:lineRule="auto"/>
        <w:rPr>
          <w:rFonts w:eastAsia="Times New Roman" w:cs="Times New Roman"/>
          <w:kern w:val="0"/>
          <w:lang w:eastAsia="id-ID"/>
          <w14:ligatures w14:val="none"/>
        </w:rPr>
        <w:pPrChange w:id="131" w:author="Abdus Syakur" w:date="2026-06-08T15:47:00Z">
          <w:pPr>
            <w:pStyle w:val="DaftarParagraf"/>
            <w:numPr>
              <w:numId w:val="9"/>
            </w:numPr>
            <w:spacing w:before="100" w:beforeAutospacing="1" w:after="100" w:afterAutospacing="1" w:line="360" w:lineRule="auto"/>
            <w:ind w:left="2160" w:hanging="360"/>
          </w:pPr>
        </w:pPrChange>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Pengumpulan</w:t>
      </w:r>
      <w:proofErr w:type="spellEnd"/>
      <w:r>
        <w:rPr>
          <w:rFonts w:eastAsia="Times New Roman" w:cs="Times New Roman"/>
          <w:kern w:val="0"/>
          <w:lang w:val="en-US" w:eastAsia="id-ID"/>
          <w14:ligatures w14:val="none"/>
        </w:rPr>
        <w:t xml:space="preserve"> Data </w:t>
      </w:r>
    </w:p>
    <w:p w14:paraId="694C51A9" w14:textId="77777777" w:rsidR="003B1CD0" w:rsidRDefault="003B1CD0" w:rsidP="00DA208F">
      <w:pPr>
        <w:pStyle w:val="DaftarParagraf"/>
        <w:spacing w:before="100" w:beforeAutospacing="1" w:after="100" w:afterAutospacing="1" w:line="360" w:lineRule="auto"/>
        <w:ind w:left="709"/>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pengumpulan</w:t>
      </w:r>
      <w:proofErr w:type="spellEnd"/>
      <w:r>
        <w:rPr>
          <w:rFonts w:eastAsia="Times New Roman" w:cs="Times New Roman"/>
          <w:kern w:val="0"/>
          <w:lang w:val="en-US" w:eastAsia="id-ID"/>
          <w14:ligatures w14:val="none"/>
        </w:rPr>
        <w:t xml:space="preserve"> data </w:t>
      </w:r>
      <w:proofErr w:type="spellStart"/>
      <w:r>
        <w:rPr>
          <w:rFonts w:eastAsia="Times New Roman" w:cs="Times New Roman"/>
          <w:kern w:val="0"/>
          <w:lang w:val="en-US" w:eastAsia="id-ID"/>
          <w14:ligatures w14:val="none"/>
        </w:rPr>
        <w:t>dilakukan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untuk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memperoleh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informasi</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relevan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yaitu</w:t>
      </w:r>
      <w:proofErr w:type="spellEnd"/>
      <w:r>
        <w:rPr>
          <w:rFonts w:eastAsia="Times New Roman" w:cs="Times New Roman"/>
          <w:kern w:val="0"/>
          <w:lang w:val="en-US" w:eastAsia="id-ID"/>
          <w14:ligatures w14:val="none"/>
        </w:rPr>
        <w:t>:</w:t>
      </w:r>
    </w:p>
    <w:p w14:paraId="2FE5A1A7" w14:textId="2ECC61E6" w:rsidR="003B1CD0" w:rsidRPr="003B1CD0" w:rsidRDefault="003B1CD0">
      <w:pPr>
        <w:pStyle w:val="DaftarParagraf"/>
        <w:numPr>
          <w:ilvl w:val="0"/>
          <w:numId w:val="21"/>
        </w:numPr>
        <w:spacing w:before="100" w:beforeAutospacing="1" w:after="100" w:afterAutospacing="1" w:line="360" w:lineRule="auto"/>
        <w:rPr>
          <w:rFonts w:eastAsia="Times New Roman" w:cs="Times New Roman"/>
          <w:kern w:val="0"/>
          <w:lang w:eastAsia="id-ID"/>
          <w14:ligatures w14:val="none"/>
        </w:rPr>
        <w:pPrChange w:id="132" w:author="Abdus Syakur" w:date="2026-06-08T15:47:00Z">
          <w:pPr>
            <w:pStyle w:val="DaftarParagraf"/>
            <w:numPr>
              <w:numId w:val="11"/>
            </w:numPr>
            <w:spacing w:before="100" w:beforeAutospacing="1" w:after="100" w:afterAutospacing="1" w:line="360" w:lineRule="auto"/>
            <w:ind w:left="2880" w:hanging="360"/>
          </w:pPr>
        </w:pPrChange>
      </w:pPr>
      <w:proofErr w:type="spellStart"/>
      <w:r>
        <w:rPr>
          <w:rFonts w:eastAsia="Times New Roman" w:cs="Times New Roman"/>
          <w:kern w:val="0"/>
          <w:lang w:val="en-US" w:eastAsia="id-ID"/>
          <w14:ligatures w14:val="none"/>
        </w:rPr>
        <w:t>Studi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Literatur</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Mengkaji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referensi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terkait</w:t>
      </w:r>
      <w:proofErr w:type="spellEnd"/>
      <w:r>
        <w:rPr>
          <w:rFonts w:eastAsia="Times New Roman" w:cs="Times New Roman"/>
          <w:kern w:val="0"/>
          <w:lang w:val="en-US" w:eastAsia="id-ID"/>
          <w14:ligatures w14:val="none"/>
        </w:rPr>
        <w:t xml:space="preserve"> Kesehatan mental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factor internal </w:t>
      </w:r>
      <w:proofErr w:type="spellStart"/>
      <w:r>
        <w:rPr>
          <w:rFonts w:eastAsia="Times New Roman" w:cs="Times New Roman"/>
          <w:kern w:val="0"/>
          <w:lang w:val="en-US" w:eastAsia="id-ID"/>
          <w14:ligatures w14:val="none"/>
        </w:rPr>
        <w:t>dn</w:t>
      </w:r>
      <w:proofErr w:type="spellEnd"/>
      <w:r>
        <w:rPr>
          <w:rFonts w:eastAsia="Times New Roman" w:cs="Times New Roman"/>
          <w:kern w:val="0"/>
          <w:lang w:val="en-US" w:eastAsia="id-ID"/>
          <w14:ligatures w14:val="none"/>
        </w:rPr>
        <w:t xml:space="preserve"> eksternal yang </w:t>
      </w:r>
      <w:proofErr w:type="spellStart"/>
      <w:r>
        <w:rPr>
          <w:rFonts w:eastAsia="Times New Roman" w:cs="Times New Roman"/>
          <w:kern w:val="0"/>
          <w:lang w:val="en-US" w:eastAsia="id-ID"/>
          <w14:ligatures w14:val="none"/>
        </w:rPr>
        <w:t>memengaruhi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kondisi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psikologis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individu</w:t>
      </w:r>
      <w:proofErr w:type="spellEnd"/>
      <w:r>
        <w:rPr>
          <w:rFonts w:eastAsia="Times New Roman" w:cs="Times New Roman"/>
          <w:kern w:val="0"/>
          <w:lang w:val="en-US" w:eastAsia="id-ID"/>
          <w14:ligatures w14:val="none"/>
        </w:rPr>
        <w:t xml:space="preserve">. </w:t>
      </w:r>
    </w:p>
    <w:p w14:paraId="177754AB" w14:textId="68ACF38F" w:rsidR="003B1CD0" w:rsidRPr="003B1CD0" w:rsidRDefault="003B1CD0">
      <w:pPr>
        <w:pStyle w:val="DaftarParagraf"/>
        <w:numPr>
          <w:ilvl w:val="0"/>
          <w:numId w:val="21"/>
        </w:numPr>
        <w:spacing w:before="100" w:beforeAutospacing="1" w:after="100" w:afterAutospacing="1" w:line="360" w:lineRule="auto"/>
        <w:rPr>
          <w:rFonts w:eastAsia="Times New Roman" w:cs="Times New Roman"/>
          <w:kern w:val="0"/>
          <w:lang w:eastAsia="id-ID"/>
          <w14:ligatures w14:val="none"/>
        </w:rPr>
        <w:pPrChange w:id="133" w:author="Abdus Syakur" w:date="2026-06-08T15:47:00Z">
          <w:pPr>
            <w:pStyle w:val="DaftarParagraf"/>
            <w:numPr>
              <w:numId w:val="11"/>
            </w:numPr>
            <w:spacing w:before="100" w:beforeAutospacing="1" w:after="100" w:afterAutospacing="1" w:line="360" w:lineRule="auto"/>
            <w:ind w:left="2880" w:hanging="360"/>
          </w:pPr>
        </w:pPrChange>
      </w:pPr>
      <w:proofErr w:type="spellStart"/>
      <w:r>
        <w:rPr>
          <w:rFonts w:eastAsia="Times New Roman" w:cs="Times New Roman"/>
          <w:kern w:val="0"/>
          <w:lang w:val="en-US" w:eastAsia="id-ID"/>
          <w14:ligatures w14:val="none"/>
        </w:rPr>
        <w:t>Observasi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pengamatan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terhadap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penggunaan</w:t>
      </w:r>
      <w:proofErr w:type="spellEnd"/>
      <w:r>
        <w:rPr>
          <w:rFonts w:eastAsia="Times New Roman" w:cs="Times New Roman"/>
          <w:kern w:val="0"/>
          <w:lang w:val="en-US" w:eastAsia="id-ID"/>
          <w14:ligatures w14:val="none"/>
        </w:rPr>
        <w:t xml:space="preserve"> media digital </w:t>
      </w:r>
      <w:proofErr w:type="spellStart"/>
      <w:r>
        <w:rPr>
          <w:rFonts w:eastAsia="Times New Roman" w:cs="Times New Roman"/>
          <w:kern w:val="0"/>
          <w:lang w:val="en-US" w:eastAsia="id-ID"/>
          <w14:ligatures w14:val="none"/>
        </w:rPr>
        <w:t>sebagai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sarana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ekspresi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terkait</w:t>
      </w:r>
      <w:proofErr w:type="spellEnd"/>
      <w:r>
        <w:rPr>
          <w:rFonts w:eastAsia="Times New Roman" w:cs="Times New Roman"/>
          <w:kern w:val="0"/>
          <w:lang w:val="en-US" w:eastAsia="id-ID"/>
          <w14:ligatures w14:val="none"/>
        </w:rPr>
        <w:t xml:space="preserve"> Kesehatan mental.</w:t>
      </w:r>
    </w:p>
    <w:p w14:paraId="57F7E528" w14:textId="2241C0EC" w:rsidR="003B1CD0" w:rsidRPr="003B1CD0" w:rsidRDefault="003B1CD0">
      <w:pPr>
        <w:pStyle w:val="DaftarParagraf"/>
        <w:numPr>
          <w:ilvl w:val="0"/>
          <w:numId w:val="21"/>
        </w:numPr>
        <w:spacing w:before="100" w:beforeAutospacing="1" w:after="100" w:afterAutospacing="1" w:line="360" w:lineRule="auto"/>
        <w:rPr>
          <w:rFonts w:eastAsia="Times New Roman" w:cs="Times New Roman"/>
          <w:kern w:val="0"/>
          <w:lang w:eastAsia="id-ID"/>
          <w14:ligatures w14:val="none"/>
        </w:rPr>
        <w:pPrChange w:id="134" w:author="Abdus Syakur" w:date="2026-06-08T15:47:00Z">
          <w:pPr>
            <w:pStyle w:val="DaftarParagraf"/>
            <w:numPr>
              <w:numId w:val="9"/>
            </w:numPr>
            <w:spacing w:before="100" w:beforeAutospacing="1" w:after="100" w:afterAutospacing="1" w:line="360" w:lineRule="auto"/>
            <w:ind w:left="2160" w:hanging="360"/>
          </w:pPr>
        </w:pPrChange>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(SDLC – Waterfall)</w:t>
      </w:r>
    </w:p>
    <w:p w14:paraId="5C1F22D8" w14:textId="77777777" w:rsidR="003B1CD0" w:rsidRDefault="003B1CD0">
      <w:pPr>
        <w:pStyle w:val="DaftarParagraf"/>
        <w:spacing w:before="100" w:beforeAutospacing="1" w:after="100" w:afterAutospacing="1" w:line="360" w:lineRule="auto"/>
        <w:ind w:left="0" w:firstLine="720"/>
        <w:rPr>
          <w:rFonts w:eastAsia="Times New Roman" w:cs="Times New Roman"/>
          <w:kern w:val="0"/>
          <w:lang w:val="en-US" w:eastAsia="id-ID"/>
          <w14:ligatures w14:val="none"/>
        </w:rPr>
        <w:pPrChange w:id="135" w:author="Abdus Syakur" w:date="2026-06-08T15:48:00Z">
          <w:pPr>
            <w:pStyle w:val="DaftarParagraf"/>
            <w:spacing w:before="100" w:beforeAutospacing="1" w:after="100" w:afterAutospacing="1" w:line="360" w:lineRule="auto"/>
            <w:ind w:left="2160"/>
          </w:pPr>
        </w:pPrChange>
      </w:pPr>
      <w:proofErr w:type="spellStart"/>
      <w:r>
        <w:rPr>
          <w:rFonts w:eastAsia="Times New Roman" w:cs="Times New Roman"/>
          <w:kern w:val="0"/>
          <w:lang w:val="en-US" w:eastAsia="id-ID"/>
          <w14:ligatures w14:val="none"/>
        </w:rPr>
        <w:t>Tahapan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secara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berurutan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berikut</w:t>
      </w:r>
      <w:proofErr w:type="spellEnd"/>
      <w:r>
        <w:rPr>
          <w:rFonts w:eastAsia="Times New Roman" w:cs="Times New Roman"/>
          <w:kern w:val="0"/>
          <w:lang w:val="en-US" w:eastAsia="id-ID"/>
          <w14:ligatures w14:val="none"/>
        </w:rPr>
        <w:t>:</w:t>
      </w:r>
    </w:p>
    <w:p w14:paraId="3188A737" w14:textId="77777777" w:rsidR="003B1CD0" w:rsidRPr="003B1CD0" w:rsidRDefault="003B1CD0">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Change w:id="136" w:author="Abdus Syakur" w:date="2026-06-08T15:48:00Z">
          <w:pPr>
            <w:pStyle w:val="DaftarParagraf"/>
            <w:numPr>
              <w:numId w:val="12"/>
            </w:numPr>
            <w:spacing w:before="100" w:beforeAutospacing="1" w:after="100" w:afterAutospacing="1" w:line="360" w:lineRule="auto"/>
            <w:ind w:left="2880" w:hanging="360"/>
          </w:pPr>
        </w:pPrChange>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Analisis</w:t>
      </w:r>
      <w:proofErr w:type="spellEnd"/>
      <w:r>
        <w:rPr>
          <w:rFonts w:eastAsia="Times New Roman" w:cs="Times New Roman"/>
          <w:kern w:val="0"/>
          <w:lang w:val="en-US" w:eastAsia="id-ID"/>
          <w14:ligatures w14:val="none"/>
        </w:rPr>
        <w:t xml:space="preserve"> </w:t>
      </w:r>
    </w:p>
    <w:p w14:paraId="6283AE4A" w14:textId="77777777" w:rsidR="003B1CD0" w:rsidRDefault="003B1CD0">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Change w:id="137" w:author="Abdus Syakur" w:date="2026-06-08T15:48:00Z">
          <w:pPr>
            <w:pStyle w:val="DaftarParagraf"/>
            <w:spacing w:before="100" w:beforeAutospacing="1" w:after="100" w:afterAutospacing="1" w:line="360" w:lineRule="auto"/>
            <w:ind w:left="2880"/>
          </w:pPr>
        </w:pPrChange>
      </w:pP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indetifikasi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kebutuhan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baik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fungsional</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maupun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nonfungsional</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menganalisis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spesifikasi</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diperlukan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dalam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r w:rsidR="00890507">
        <w:rPr>
          <w:rFonts w:eastAsia="Times New Roman" w:cs="Times New Roman"/>
          <w:kern w:val="0"/>
          <w:lang w:val="en-US" w:eastAsia="id-ID"/>
          <w14:ligatures w14:val="none"/>
        </w:rPr>
        <w:t xml:space="preserve">website, </w:t>
      </w:r>
      <w:proofErr w:type="spellStart"/>
      <w:r w:rsidR="00890507">
        <w:rPr>
          <w:rFonts w:eastAsia="Times New Roman" w:cs="Times New Roman"/>
          <w:kern w:val="0"/>
          <w:lang w:val="en-US" w:eastAsia="id-ID"/>
          <w14:ligatures w14:val="none"/>
        </w:rPr>
        <w:t>termasuk</w:t>
      </w:r>
      <w:proofErr w:type="spellEnd"/>
      <w:r w:rsidR="00890507">
        <w:rPr>
          <w:rFonts w:eastAsia="Times New Roman" w:cs="Times New Roman"/>
          <w:kern w:val="0"/>
          <w:lang w:val="en-US" w:eastAsia="id-ID"/>
          <w14:ligatures w14:val="none"/>
        </w:rPr>
        <w:t xml:space="preserve"> </w:t>
      </w:r>
      <w:proofErr w:type="spellStart"/>
      <w:r w:rsidR="00890507">
        <w:rPr>
          <w:rFonts w:eastAsia="Times New Roman" w:cs="Times New Roman"/>
          <w:kern w:val="0"/>
          <w:lang w:val="en-US" w:eastAsia="id-ID"/>
          <w14:ligatures w14:val="none"/>
        </w:rPr>
        <w:t>fitur</w:t>
      </w:r>
      <w:proofErr w:type="spellEnd"/>
      <w:r w:rsidR="00890507">
        <w:rPr>
          <w:rFonts w:eastAsia="Times New Roman" w:cs="Times New Roman"/>
          <w:kern w:val="0"/>
          <w:lang w:val="en-US" w:eastAsia="id-ID"/>
          <w14:ligatures w14:val="none"/>
        </w:rPr>
        <w:t xml:space="preserve"> zine digital dan self-assessment.</w:t>
      </w:r>
    </w:p>
    <w:p w14:paraId="70C22765" w14:textId="77777777" w:rsidR="00890507" w:rsidRPr="00890507" w:rsidRDefault="00890507">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Change w:id="138" w:author="Abdus Syakur" w:date="2026-06-08T15:48:00Z">
          <w:pPr>
            <w:pStyle w:val="DaftarParagraf"/>
            <w:numPr>
              <w:numId w:val="12"/>
            </w:numPr>
            <w:spacing w:before="100" w:beforeAutospacing="1" w:after="100" w:afterAutospacing="1" w:line="360" w:lineRule="auto"/>
            <w:ind w:left="2880" w:hanging="360"/>
          </w:pPr>
        </w:pPrChange>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Perancngan</w:t>
      </w:r>
      <w:proofErr w:type="spellEnd"/>
      <w:r>
        <w:rPr>
          <w:rFonts w:eastAsia="Times New Roman" w:cs="Times New Roman"/>
          <w:kern w:val="0"/>
          <w:lang w:val="en-US" w:eastAsia="id-ID"/>
          <w14:ligatures w14:val="none"/>
        </w:rPr>
        <w:t xml:space="preserve"> (Design)</w:t>
      </w:r>
    </w:p>
    <w:p w14:paraId="636E37B7" w14:textId="77777777" w:rsidR="00890507" w:rsidRDefault="00890507">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Change w:id="139" w:author="Abdus Syakur" w:date="2026-06-08T15:48:00Z">
          <w:pPr>
            <w:pStyle w:val="DaftarParagraf"/>
            <w:spacing w:before="100" w:beforeAutospacing="1" w:after="100" w:afterAutospacing="1" w:line="360" w:lineRule="auto"/>
            <w:ind w:left="2880"/>
          </w:pPr>
        </w:pPrChange>
      </w:pPr>
      <w:proofErr w:type="spellStart"/>
      <w:r>
        <w:rPr>
          <w:rFonts w:eastAsia="Times New Roman" w:cs="Times New Roman"/>
          <w:kern w:val="0"/>
          <w:lang w:val="en-US" w:eastAsia="id-ID"/>
          <w14:ligatures w14:val="none"/>
        </w:rPr>
        <w:lastRenderedPageBreak/>
        <w:t>Membuat</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rancangan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meliputi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arsitektur</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aplikasi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desain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antarmuka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(UI/UX),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perancangan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alur</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dan basis data.</w:t>
      </w:r>
    </w:p>
    <w:p w14:paraId="165C4239" w14:textId="77777777" w:rsidR="00890507" w:rsidRPr="00890507" w:rsidRDefault="00890507">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Change w:id="140" w:author="Abdus Syakur" w:date="2026-06-08T15:48:00Z">
          <w:pPr>
            <w:pStyle w:val="DaftarParagraf"/>
            <w:numPr>
              <w:numId w:val="12"/>
            </w:numPr>
            <w:spacing w:before="100" w:beforeAutospacing="1" w:after="100" w:afterAutospacing="1" w:line="360" w:lineRule="auto"/>
            <w:ind w:left="2880" w:hanging="360"/>
          </w:pPr>
        </w:pPrChange>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Implementasi</w:t>
      </w:r>
      <w:proofErr w:type="spellEnd"/>
      <w:r>
        <w:rPr>
          <w:rFonts w:eastAsia="Times New Roman" w:cs="Times New Roman"/>
          <w:kern w:val="0"/>
          <w:lang w:val="en-US" w:eastAsia="id-ID"/>
          <w14:ligatures w14:val="none"/>
        </w:rPr>
        <w:t xml:space="preserve"> (Coding)</w:t>
      </w:r>
    </w:p>
    <w:p w14:paraId="6C6536E8" w14:textId="77777777" w:rsidR="00890507" w:rsidRDefault="00890507">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Change w:id="141" w:author="Abdus Syakur" w:date="2026-06-08T15:48:00Z">
          <w:pPr>
            <w:pStyle w:val="DaftarParagraf"/>
            <w:spacing w:before="100" w:beforeAutospacing="1" w:after="100" w:afterAutospacing="1" w:line="360" w:lineRule="auto"/>
            <w:ind w:left="2880"/>
          </w:pPr>
        </w:pPrChange>
      </w:pPr>
      <w:proofErr w:type="spellStart"/>
      <w:r>
        <w:rPr>
          <w:rFonts w:eastAsia="Times New Roman" w:cs="Times New Roman"/>
          <w:kern w:val="0"/>
          <w:lang w:val="en-US" w:eastAsia="id-ID"/>
          <w14:ligatures w14:val="none"/>
        </w:rPr>
        <w:t>Mengembangkan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menggunakan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teknologi</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telah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ditentukan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baik</w:t>
      </w:r>
      <w:proofErr w:type="spellEnd"/>
      <w:r>
        <w:rPr>
          <w:rFonts w:eastAsia="Times New Roman" w:cs="Times New Roman"/>
          <w:kern w:val="0"/>
          <w:lang w:val="en-US" w:eastAsia="id-ID"/>
          <w14:ligatures w14:val="none"/>
        </w:rPr>
        <w:t xml:space="preserve"> pada </w:t>
      </w:r>
      <w:proofErr w:type="spellStart"/>
      <w:r>
        <w:rPr>
          <w:rFonts w:eastAsia="Times New Roman" w:cs="Times New Roman"/>
          <w:kern w:val="0"/>
          <w:lang w:val="en-US" w:eastAsia="id-ID"/>
          <w14:ligatures w14:val="none"/>
        </w:rPr>
        <w:t>sisi</w:t>
      </w:r>
      <w:proofErr w:type="spellEnd"/>
      <w:r>
        <w:rPr>
          <w:rFonts w:eastAsia="Times New Roman" w:cs="Times New Roman"/>
          <w:kern w:val="0"/>
          <w:lang w:val="en-US" w:eastAsia="id-ID"/>
          <w14:ligatures w14:val="none"/>
        </w:rPr>
        <w:t xml:space="preserve"> frontend </w:t>
      </w:r>
      <w:proofErr w:type="spellStart"/>
      <w:r>
        <w:rPr>
          <w:rFonts w:eastAsia="Times New Roman" w:cs="Times New Roman"/>
          <w:kern w:val="0"/>
          <w:lang w:val="en-US" w:eastAsia="id-ID"/>
          <w14:ligatures w14:val="none"/>
        </w:rPr>
        <w:t>maupun</w:t>
      </w:r>
      <w:proofErr w:type="spellEnd"/>
      <w:r>
        <w:rPr>
          <w:rFonts w:eastAsia="Times New Roman" w:cs="Times New Roman"/>
          <w:kern w:val="0"/>
          <w:lang w:val="en-US" w:eastAsia="id-ID"/>
          <w14:ligatures w14:val="none"/>
        </w:rPr>
        <w:t xml:space="preserve"> backend,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mengintegrasikan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seluruh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fitur</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telah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dirancang</w:t>
      </w:r>
      <w:proofErr w:type="spellEnd"/>
      <w:r>
        <w:rPr>
          <w:rFonts w:eastAsia="Times New Roman" w:cs="Times New Roman"/>
          <w:kern w:val="0"/>
          <w:lang w:val="en-US" w:eastAsia="id-ID"/>
          <w14:ligatures w14:val="none"/>
        </w:rPr>
        <w:t>.</w:t>
      </w:r>
    </w:p>
    <w:p w14:paraId="01F856F3" w14:textId="77777777" w:rsidR="00890507" w:rsidRPr="00890507" w:rsidRDefault="00890507">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Change w:id="142" w:author="Abdus Syakur" w:date="2026-06-08T15:48:00Z">
          <w:pPr>
            <w:pStyle w:val="DaftarParagraf"/>
            <w:numPr>
              <w:numId w:val="12"/>
            </w:numPr>
            <w:spacing w:before="100" w:beforeAutospacing="1" w:after="100" w:afterAutospacing="1" w:line="360" w:lineRule="auto"/>
            <w:ind w:left="2880" w:hanging="360"/>
          </w:pPr>
        </w:pPrChange>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pengujian</w:t>
      </w:r>
      <w:proofErr w:type="spellEnd"/>
      <w:r>
        <w:rPr>
          <w:rFonts w:eastAsia="Times New Roman" w:cs="Times New Roman"/>
          <w:kern w:val="0"/>
          <w:lang w:val="en-US" w:eastAsia="id-ID"/>
          <w14:ligatures w14:val="none"/>
        </w:rPr>
        <w:t xml:space="preserve"> (Testing)</w:t>
      </w:r>
    </w:p>
    <w:p w14:paraId="2F2C54B6" w14:textId="77777777" w:rsidR="00890507" w:rsidRDefault="00890507">
      <w:pPr>
        <w:pStyle w:val="DaftarParagraf"/>
        <w:numPr>
          <w:ilvl w:val="0"/>
          <w:numId w:val="22"/>
        </w:numPr>
        <w:spacing w:before="100" w:beforeAutospacing="1" w:after="100" w:afterAutospacing="1" w:line="360" w:lineRule="auto"/>
        <w:ind w:left="1134"/>
        <w:rPr>
          <w:rFonts w:eastAsia="Times New Roman" w:cs="Times New Roman"/>
          <w:i/>
          <w:iCs/>
          <w:kern w:val="0"/>
          <w:lang w:val="en-US" w:eastAsia="id-ID"/>
          <w14:ligatures w14:val="none"/>
        </w:rPr>
        <w:pPrChange w:id="143" w:author="Abdus Syakur" w:date="2026-06-08T15:48:00Z">
          <w:pPr>
            <w:pStyle w:val="DaftarParagraf"/>
            <w:spacing w:before="100" w:beforeAutospacing="1" w:after="100" w:afterAutospacing="1" w:line="360" w:lineRule="auto"/>
            <w:ind w:left="2880"/>
          </w:pPr>
        </w:pPrChange>
      </w:pP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pengujian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terhadap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untuk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memastikan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seluruh</w:t>
      </w:r>
      <w:proofErr w:type="spellEnd"/>
      <w:r>
        <w:rPr>
          <w:rFonts w:eastAsia="Times New Roman" w:cs="Times New Roman"/>
          <w:kern w:val="0"/>
          <w:lang w:val="en-US" w:eastAsia="id-ID"/>
          <w14:ligatures w14:val="none"/>
        </w:rPr>
        <w:t xml:space="preserve"> future </w:t>
      </w:r>
      <w:proofErr w:type="spellStart"/>
      <w:r>
        <w:rPr>
          <w:rFonts w:eastAsia="Times New Roman" w:cs="Times New Roman"/>
          <w:kern w:val="0"/>
          <w:lang w:val="en-US" w:eastAsia="id-ID"/>
          <w14:ligatures w14:val="none"/>
        </w:rPr>
        <w:t>berjalan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sesuai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kebutuhan</w:t>
      </w:r>
      <w:proofErr w:type="spellEnd"/>
      <w:r>
        <w:rPr>
          <w:rFonts w:eastAsia="Times New Roman" w:cs="Times New Roman"/>
          <w:kern w:val="0"/>
          <w:lang w:val="en-US" w:eastAsia="id-ID"/>
          <w14:ligatures w14:val="none"/>
        </w:rPr>
        <w:t xml:space="preserve"> dan </w:t>
      </w:r>
      <w:proofErr w:type="spellStart"/>
      <w:r>
        <w:rPr>
          <w:rFonts w:eastAsia="Times New Roman" w:cs="Times New Roman"/>
          <w:kern w:val="0"/>
          <w:lang w:val="en-US" w:eastAsia="id-ID"/>
          <w14:ligatures w14:val="none"/>
        </w:rPr>
        <w:t>bebas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dari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kesalahn</w:t>
      </w:r>
      <w:proofErr w:type="spellEnd"/>
      <w:r>
        <w:rPr>
          <w:rFonts w:eastAsia="Times New Roman" w:cs="Times New Roman"/>
          <w:kern w:val="0"/>
          <w:lang w:val="en-US" w:eastAsia="id-ID"/>
          <w14:ligatures w14:val="none"/>
        </w:rPr>
        <w:t xml:space="preserve"> </w:t>
      </w:r>
      <w:r w:rsidRPr="00890507">
        <w:rPr>
          <w:rFonts w:eastAsia="Times New Roman" w:cs="Times New Roman"/>
          <w:i/>
          <w:iCs/>
          <w:kern w:val="0"/>
          <w:lang w:val="en-US" w:eastAsia="id-ID"/>
          <w14:ligatures w14:val="none"/>
        </w:rPr>
        <w:t>(bug).</w:t>
      </w:r>
    </w:p>
    <w:p w14:paraId="52BA98F1" w14:textId="77777777" w:rsidR="00890507" w:rsidRPr="00890507" w:rsidRDefault="00890507">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Change w:id="144" w:author="Abdus Syakur" w:date="2026-06-08T15:48:00Z">
          <w:pPr>
            <w:pStyle w:val="DaftarParagraf"/>
            <w:numPr>
              <w:numId w:val="12"/>
            </w:numPr>
            <w:spacing w:before="100" w:beforeAutospacing="1" w:after="100" w:afterAutospacing="1" w:line="360" w:lineRule="auto"/>
            <w:ind w:left="2880" w:hanging="360"/>
          </w:pPr>
        </w:pPrChange>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Pemeliharaan</w:t>
      </w:r>
      <w:proofErr w:type="spellEnd"/>
      <w:r>
        <w:rPr>
          <w:rFonts w:eastAsia="Times New Roman" w:cs="Times New Roman"/>
          <w:kern w:val="0"/>
          <w:lang w:val="en-US" w:eastAsia="id-ID"/>
          <w14:ligatures w14:val="none"/>
        </w:rPr>
        <w:t xml:space="preserve"> (Maintenance)</w:t>
      </w:r>
    </w:p>
    <w:p w14:paraId="5B8A49B0" w14:textId="77777777" w:rsidR="00890507" w:rsidRDefault="00890507">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Change w:id="145" w:author="Abdus Syakur" w:date="2026-06-08T15:48:00Z">
          <w:pPr>
            <w:pStyle w:val="DaftarParagraf"/>
            <w:spacing w:before="100" w:beforeAutospacing="1" w:after="100" w:afterAutospacing="1" w:line="360" w:lineRule="auto"/>
            <w:ind w:left="2880"/>
          </w:pPr>
        </w:pPrChange>
      </w:pP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perbaikan</w:t>
      </w:r>
      <w:proofErr w:type="spellEnd"/>
      <w:r>
        <w:rPr>
          <w:rFonts w:eastAsia="Times New Roman" w:cs="Times New Roman"/>
          <w:kern w:val="0"/>
          <w:lang w:val="en-US" w:eastAsia="id-ID"/>
          <w14:ligatures w14:val="none"/>
        </w:rPr>
        <w:t xml:space="preserve"> dan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lanjutan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berdasarkan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hasil</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evaluasi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kebutuhan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w:t>
      </w:r>
    </w:p>
    <w:p w14:paraId="6339D39B" w14:textId="77777777" w:rsidR="00890507" w:rsidRPr="00890507" w:rsidRDefault="00890507">
      <w:pPr>
        <w:pStyle w:val="DaftarParagraf"/>
        <w:numPr>
          <w:ilvl w:val="0"/>
          <w:numId w:val="21"/>
        </w:numPr>
        <w:spacing w:before="100" w:beforeAutospacing="1" w:after="100" w:afterAutospacing="1" w:line="360" w:lineRule="auto"/>
        <w:ind w:left="0" w:firstLine="0"/>
        <w:rPr>
          <w:rFonts w:eastAsia="Times New Roman" w:cs="Times New Roman"/>
          <w:kern w:val="0"/>
          <w:lang w:eastAsia="id-ID"/>
          <w14:ligatures w14:val="none"/>
        </w:rPr>
        <w:pPrChange w:id="146" w:author="Abdus Syakur" w:date="2026-06-08T15:47:00Z">
          <w:pPr>
            <w:pStyle w:val="DaftarParagraf"/>
            <w:numPr>
              <w:numId w:val="9"/>
            </w:numPr>
            <w:spacing w:before="100" w:beforeAutospacing="1" w:after="100" w:afterAutospacing="1" w:line="360" w:lineRule="auto"/>
            <w:ind w:left="2160" w:hanging="360"/>
          </w:pPr>
        </w:pPrChange>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Analisis</w:t>
      </w:r>
      <w:proofErr w:type="spellEnd"/>
    </w:p>
    <w:p w14:paraId="3C77C603" w14:textId="77777777" w:rsidR="00890507" w:rsidDel="00DA208F" w:rsidRDefault="00890507">
      <w:pPr>
        <w:pStyle w:val="DaftarParagraf"/>
        <w:numPr>
          <w:ilvl w:val="0"/>
          <w:numId w:val="22"/>
        </w:numPr>
        <w:spacing w:before="100" w:beforeAutospacing="1" w:after="100" w:afterAutospacing="1" w:line="360" w:lineRule="auto"/>
        <w:ind w:left="1134"/>
        <w:rPr>
          <w:del w:id="147" w:author="Abdus Syakur" w:date="2026-06-08T15:49:00Z"/>
          <w:rFonts w:eastAsia="Times New Roman" w:cs="Times New Roman"/>
          <w:kern w:val="0"/>
          <w:lang w:val="en-US" w:eastAsia="id-ID"/>
          <w14:ligatures w14:val="none"/>
        </w:rPr>
        <w:pPrChange w:id="148" w:author="Abdus Syakur" w:date="2026-06-08T15:49:00Z">
          <w:pPr>
            <w:pStyle w:val="DaftarParagraf"/>
            <w:spacing w:before="100" w:beforeAutospacing="1" w:after="100" w:afterAutospacing="1" w:line="360" w:lineRule="auto"/>
          </w:pPr>
        </w:pPrChange>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analisis</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digunakan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adalah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pendekatan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deskriptif</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dengan</w:t>
      </w:r>
      <w:proofErr w:type="spellEnd"/>
      <w:r>
        <w:rPr>
          <w:rFonts w:eastAsia="Times New Roman" w:cs="Times New Roman"/>
          <w:kern w:val="0"/>
          <w:lang w:val="en-US" w:eastAsia="id-ID"/>
          <w14:ligatures w14:val="none"/>
        </w:rPr>
        <w:t xml:space="preserve"> data yang </w:t>
      </w:r>
      <w:proofErr w:type="spellStart"/>
      <w:r>
        <w:rPr>
          <w:rFonts w:eastAsia="Times New Roman" w:cs="Times New Roman"/>
          <w:kern w:val="0"/>
          <w:lang w:val="en-US" w:eastAsia="id-ID"/>
          <w14:ligatures w14:val="none"/>
        </w:rPr>
        <w:t>diperoleh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dari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hasil</w:t>
      </w:r>
      <w:proofErr w:type="spellEnd"/>
      <w:r>
        <w:rPr>
          <w:rFonts w:eastAsia="Times New Roman" w:cs="Times New Roman"/>
          <w:kern w:val="0"/>
          <w:lang w:val="en-US" w:eastAsia="id-ID"/>
          <w14:ligatures w14:val="none"/>
        </w:rPr>
        <w:t xml:space="preserve"> self-</w:t>
      </w:r>
      <w:proofErr w:type="spellStart"/>
      <w:r>
        <w:rPr>
          <w:rFonts w:eastAsia="Times New Roman" w:cs="Times New Roman"/>
          <w:kern w:val="0"/>
          <w:lang w:val="en-US" w:eastAsia="id-ID"/>
          <w14:ligatures w14:val="none"/>
        </w:rPr>
        <w:t>assesmet</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Hasil </w:t>
      </w:r>
      <w:proofErr w:type="spellStart"/>
      <w:r>
        <w:rPr>
          <w:rFonts w:eastAsia="Times New Roman" w:cs="Times New Roman"/>
          <w:kern w:val="0"/>
          <w:lang w:val="en-US" w:eastAsia="id-ID"/>
          <w14:ligatures w14:val="none"/>
        </w:rPr>
        <w:t>analisis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disajikan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dalam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bentuk</w:t>
      </w:r>
      <w:proofErr w:type="spellEnd"/>
      <w:r>
        <w:rPr>
          <w:rFonts w:eastAsia="Times New Roman" w:cs="Times New Roman"/>
          <w:kern w:val="0"/>
          <w:lang w:val="en-US" w:eastAsia="id-ID"/>
          <w14:ligatures w14:val="none"/>
        </w:rPr>
        <w:t>:</w:t>
      </w:r>
    </w:p>
    <w:p w14:paraId="57CAC78A" w14:textId="77777777" w:rsidR="00DA208F" w:rsidRDefault="00DA208F">
      <w:pPr>
        <w:pStyle w:val="DaftarParagraf"/>
        <w:spacing w:before="100" w:beforeAutospacing="1" w:after="100" w:afterAutospacing="1" w:line="360" w:lineRule="auto"/>
        <w:rPr>
          <w:ins w:id="149" w:author="Abdus Syakur" w:date="2026-06-08T15:49:00Z"/>
          <w:rFonts w:eastAsia="Times New Roman" w:cs="Times New Roman"/>
          <w:kern w:val="0"/>
          <w:lang w:val="en-US" w:eastAsia="id-ID"/>
          <w14:ligatures w14:val="none"/>
        </w:rPr>
        <w:pPrChange w:id="150" w:author="Abdus Syakur" w:date="2026-06-08T15:49:00Z">
          <w:pPr>
            <w:pStyle w:val="DaftarParagraf"/>
            <w:spacing w:before="100" w:beforeAutospacing="1" w:after="100" w:afterAutospacing="1" w:line="360" w:lineRule="auto"/>
            <w:ind w:left="2160"/>
          </w:pPr>
        </w:pPrChange>
      </w:pPr>
    </w:p>
    <w:p w14:paraId="59F43FB9" w14:textId="77777777" w:rsidR="00890507" w:rsidRPr="00DA208F" w:rsidRDefault="00890507">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Change w:id="151" w:author="Abdus Syakur" w:date="2026-06-08T15:50:00Z">
            <w:rPr>
              <w:lang w:eastAsia="id-ID"/>
            </w:rPr>
          </w:rPrChange>
        </w:rPr>
        <w:pPrChange w:id="152" w:author="Abdus Syakur" w:date="2026-06-08T15:50:00Z">
          <w:pPr>
            <w:pStyle w:val="DaftarParagraf"/>
            <w:numPr>
              <w:numId w:val="12"/>
            </w:numPr>
            <w:spacing w:before="100" w:beforeAutospacing="1" w:after="100" w:afterAutospacing="1" w:line="360" w:lineRule="auto"/>
            <w:ind w:left="2880" w:hanging="360"/>
          </w:pPr>
        </w:pPrChange>
      </w:pPr>
      <w:proofErr w:type="spellStart"/>
      <w:r w:rsidRPr="00DA208F">
        <w:rPr>
          <w:rFonts w:eastAsia="Times New Roman" w:cs="Times New Roman"/>
          <w:kern w:val="0"/>
          <w:lang w:val="en-US" w:eastAsia="id-ID"/>
          <w14:ligatures w14:val="none"/>
          <w:rPrChange w:id="153" w:author="Abdus Syakur" w:date="2026-06-08T15:50:00Z">
            <w:rPr>
              <w:lang w:val="en-US" w:eastAsia="id-ID"/>
            </w:rPr>
          </w:rPrChange>
        </w:rPr>
        <w:t>Persentase</w:t>
      </w:r>
      <w:proofErr w:type="spellEnd"/>
      <w:r w:rsidRPr="00DA208F">
        <w:rPr>
          <w:rFonts w:eastAsia="Times New Roman" w:cs="Times New Roman"/>
          <w:kern w:val="0"/>
          <w:lang w:val="en-US" w:eastAsia="id-ID"/>
          <w14:ligatures w14:val="none"/>
          <w:rPrChange w:id="154" w:author="Abdus Syakur" w:date="2026-06-08T15:50:00Z">
            <w:rPr>
              <w:lang w:val="en-US" w:eastAsia="id-ID"/>
            </w:rPr>
          </w:rPrChange>
        </w:rPr>
        <w:t xml:space="preserve"> factor internal dan eksternal</w:t>
      </w:r>
    </w:p>
    <w:p w14:paraId="0A3D85DC" w14:textId="77777777" w:rsidR="00890507" w:rsidRDefault="00890507" w:rsidP="00DA208F">
      <w:pPr>
        <w:pStyle w:val="DaftarParagraf"/>
        <w:numPr>
          <w:ilvl w:val="0"/>
          <w:numId w:val="22"/>
        </w:numPr>
        <w:spacing w:before="100" w:beforeAutospacing="1" w:after="100" w:afterAutospacing="1" w:line="360" w:lineRule="auto"/>
        <w:ind w:left="1134"/>
        <w:rPr>
          <w:ins w:id="155" w:author="Abdus Syakur" w:date="2026-06-08T15:50:00Z"/>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Narasi</w:t>
      </w:r>
      <w:proofErr w:type="spellEnd"/>
      <w:r>
        <w:rPr>
          <w:rFonts w:eastAsia="Times New Roman" w:cs="Times New Roman"/>
          <w:kern w:val="0"/>
          <w:lang w:val="en-US" w:eastAsia="id-ID"/>
          <w14:ligatures w14:val="none"/>
        </w:rPr>
        <w:t xml:space="preserve"> insight </w:t>
      </w:r>
      <w:proofErr w:type="spellStart"/>
      <w:r>
        <w:rPr>
          <w:rFonts w:eastAsia="Times New Roman" w:cs="Times New Roman"/>
          <w:kern w:val="0"/>
          <w:lang w:val="en-US" w:eastAsia="id-ID"/>
          <w14:ligatures w14:val="none"/>
        </w:rPr>
        <w:t>sebagai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bahan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refleksi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diri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w:t>
      </w:r>
    </w:p>
    <w:p w14:paraId="01BF3ED2" w14:textId="77777777" w:rsidR="00DA208F" w:rsidRPr="00DA208F" w:rsidRDefault="00DA208F" w:rsidP="00823445">
      <w:pPr>
        <w:pStyle w:val="DaftarParagraf"/>
        <w:spacing w:before="100" w:beforeAutospacing="1" w:after="100" w:afterAutospacing="1" w:line="360" w:lineRule="auto"/>
        <w:ind w:left="1134"/>
        <w:rPr>
          <w:rFonts w:eastAsia="Times New Roman" w:cs="Times New Roman"/>
          <w:kern w:val="0"/>
          <w:lang w:val="en-US" w:eastAsia="id-ID"/>
          <w14:ligatures w14:val="none"/>
          <w:rPrChange w:id="156" w:author="Abdus Syakur" w:date="2026-06-08T15:50:00Z">
            <w:rPr>
              <w:rFonts w:eastAsia="Times New Roman" w:cs="Times New Roman"/>
              <w:kern w:val="0"/>
              <w:lang w:eastAsia="id-ID"/>
              <w14:ligatures w14:val="none"/>
            </w:rPr>
          </w:rPrChange>
        </w:rPr>
        <w:pPrChange w:id="157" w:author="rakishsultan@gmail.com" w:date="2026-06-19T10:01:00Z">
          <w:pPr>
            <w:pStyle w:val="DaftarParagraf"/>
            <w:numPr>
              <w:numId w:val="12"/>
            </w:numPr>
            <w:spacing w:before="100" w:beforeAutospacing="1" w:after="100" w:afterAutospacing="1" w:line="360" w:lineRule="auto"/>
            <w:ind w:left="2880" w:hanging="360"/>
          </w:pPr>
        </w:pPrChange>
      </w:pPr>
    </w:p>
    <w:p w14:paraId="754500BE" w14:textId="77777777" w:rsidR="005439BD" w:rsidDel="00DA208F" w:rsidRDefault="005439BD" w:rsidP="005439BD">
      <w:pPr>
        <w:pStyle w:val="Judul2"/>
        <w:rPr>
          <w:del w:id="158" w:author="Abdus Syakur" w:date="2026-06-08T15:50:00Z"/>
          <w:rFonts w:eastAsia="Times New Roman"/>
          <w:lang w:val="en-US" w:eastAsia="id-ID"/>
        </w:rPr>
      </w:pPr>
      <w:bookmarkStart w:id="159" w:name="_Toc229572053"/>
      <w:r>
        <w:rPr>
          <w:rFonts w:eastAsia="Times New Roman"/>
          <w:lang w:val="en-US" w:eastAsia="id-ID"/>
        </w:rPr>
        <w:t xml:space="preserve">1.5 </w:t>
      </w:r>
      <w:proofErr w:type="spellStart"/>
      <w:r w:rsidR="00890507">
        <w:rPr>
          <w:rFonts w:eastAsia="Times New Roman"/>
          <w:lang w:val="en-US" w:eastAsia="id-ID"/>
        </w:rPr>
        <w:t>Sistematika</w:t>
      </w:r>
      <w:proofErr w:type="spellEnd"/>
      <w:r w:rsidR="00890507">
        <w:rPr>
          <w:rFonts w:eastAsia="Times New Roman"/>
          <w:lang w:val="en-US" w:eastAsia="id-ID"/>
        </w:rPr>
        <w:t xml:space="preserve"> </w:t>
      </w:r>
      <w:proofErr w:type="spellStart"/>
      <w:r w:rsidR="00890507">
        <w:rPr>
          <w:rFonts w:eastAsia="Times New Roman"/>
          <w:lang w:val="en-US" w:eastAsia="id-ID"/>
        </w:rPr>
        <w:t>Penulisan</w:t>
      </w:r>
      <w:bookmarkEnd w:id="159"/>
      <w:proofErr w:type="spellEnd"/>
      <w:r w:rsidR="00890507">
        <w:rPr>
          <w:rFonts w:eastAsia="Times New Roman"/>
          <w:lang w:val="en-US" w:eastAsia="id-ID"/>
        </w:rPr>
        <w:t xml:space="preserve"> </w:t>
      </w:r>
    </w:p>
    <w:p w14:paraId="733A5F39" w14:textId="77777777" w:rsidR="00947346" w:rsidRPr="00DA208F" w:rsidRDefault="00947346">
      <w:pPr>
        <w:pStyle w:val="Judul2"/>
        <w:rPr>
          <w:lang w:val="en-US" w:eastAsia="id-ID"/>
        </w:rPr>
        <w:pPrChange w:id="160" w:author="Abdus Syakur" w:date="2026-06-08T15:50:00Z">
          <w:pPr>
            <w:ind w:left="720"/>
          </w:pPr>
        </w:pPrChange>
      </w:pPr>
    </w:p>
    <w:p w14:paraId="2164049F" w14:textId="77777777" w:rsidR="00947346" w:rsidRPr="00CE2812" w:rsidRDefault="00947346" w:rsidP="00947346">
      <w:pPr>
        <w:pStyle w:val="NormalWeb"/>
        <w:spacing w:line="360" w:lineRule="auto"/>
        <w:ind w:firstLine="360"/>
      </w:pPr>
      <w:r w:rsidRPr="00CE2812">
        <w:t>Penulisan ilmiah ini disusun secara sistematis ke dalam lima bab utama untuk memberikan gambaran yang komprehensif mengenai jalannya penelitian, yaitu:</w:t>
      </w:r>
    </w:p>
    <w:p w14:paraId="1512056E" w14:textId="77777777" w:rsidR="00947346" w:rsidRPr="00CE2812" w:rsidRDefault="00947346" w:rsidP="00947346">
      <w:pPr>
        <w:numPr>
          <w:ilvl w:val="0"/>
          <w:numId w:val="13"/>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t>BAB I PENDAHULUAN</w:t>
      </w:r>
      <w:r w:rsidRPr="00CE2812">
        <w:rPr>
          <w:rFonts w:eastAsia="Times New Roman" w:cs="Times New Roman"/>
          <w:kern w:val="0"/>
          <w:lang w:eastAsia="id-ID"/>
          <w14:ligatures w14:val="none"/>
        </w:rPr>
        <w:br/>
        <w:t xml:space="preserve">Berisi latar belakang masalah, rumusan masalah, tujuan penelitian, batasan masalah/ruang lingkup, metode penelitian yang digunakan, serta sistematika penulisan. </w:t>
      </w:r>
    </w:p>
    <w:p w14:paraId="6F67133E" w14:textId="77777777" w:rsidR="00947346" w:rsidRPr="00CE2812" w:rsidRDefault="00947346" w:rsidP="00947346">
      <w:pPr>
        <w:numPr>
          <w:ilvl w:val="0"/>
          <w:numId w:val="13"/>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t>BAB II LANDASAN TEORI</w:t>
      </w:r>
      <w:r w:rsidRPr="00CE2812">
        <w:rPr>
          <w:rFonts w:eastAsia="Times New Roman" w:cs="Times New Roman"/>
          <w:kern w:val="0"/>
          <w:lang w:eastAsia="id-ID"/>
          <w14:ligatures w14:val="none"/>
        </w:rPr>
        <w:br/>
        <w:t xml:space="preserve">Menguraikan teori-teori dasar yang mendukung penelitian, seperti konsep kesehatan mental, faktor internal dan eksternal, </w:t>
      </w:r>
      <w:proofErr w:type="spellStart"/>
      <w:r w:rsidRPr="00CE2812">
        <w:rPr>
          <w:rFonts w:eastAsia="Times New Roman" w:cs="Times New Roman"/>
          <w:kern w:val="0"/>
          <w:lang w:eastAsia="id-ID"/>
          <w14:ligatures w14:val="none"/>
        </w:rPr>
        <w:t>zine</w:t>
      </w:r>
      <w:proofErr w:type="spellEnd"/>
      <w:r w:rsidRPr="00CE2812">
        <w:rPr>
          <w:rFonts w:eastAsia="Times New Roman" w:cs="Times New Roman"/>
          <w:kern w:val="0"/>
          <w:lang w:eastAsia="id-ID"/>
          <w14:ligatures w14:val="none"/>
        </w:rPr>
        <w:t xml:space="preserve"> digital, </w:t>
      </w:r>
      <w:proofErr w:type="spellStart"/>
      <w:r w:rsidRPr="00CE2812">
        <w:rPr>
          <w:rFonts w:eastAsia="Times New Roman" w:cs="Times New Roman"/>
          <w:kern w:val="0"/>
          <w:lang w:eastAsia="id-ID"/>
          <w14:ligatures w14:val="none"/>
        </w:rPr>
        <w:t>self-assessment</w:t>
      </w:r>
      <w:proofErr w:type="spellEnd"/>
      <w:r w:rsidRPr="00CE2812">
        <w:rPr>
          <w:rFonts w:eastAsia="Times New Roman" w:cs="Times New Roman"/>
          <w:kern w:val="0"/>
          <w:lang w:eastAsia="id-ID"/>
          <w14:ligatures w14:val="none"/>
        </w:rPr>
        <w:t xml:space="preserve">, serta teknologi yang digunakan dalam pengembangan sistem. </w:t>
      </w:r>
    </w:p>
    <w:p w14:paraId="605A19E6" w14:textId="77777777" w:rsidR="00947346" w:rsidRPr="00CE2812" w:rsidRDefault="00947346" w:rsidP="00947346">
      <w:pPr>
        <w:numPr>
          <w:ilvl w:val="0"/>
          <w:numId w:val="13"/>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lastRenderedPageBreak/>
        <w:t>BAB III ANALISIS DAN PERANCANGAN</w:t>
      </w:r>
      <w:r w:rsidRPr="00CE2812">
        <w:rPr>
          <w:rFonts w:eastAsia="Times New Roman" w:cs="Times New Roman"/>
          <w:kern w:val="0"/>
          <w:lang w:eastAsia="id-ID"/>
          <w14:ligatures w14:val="none"/>
        </w:rPr>
        <w:br/>
        <w:t xml:space="preserve">Membahas analisis terhadap sistem yang akan dibangun, spesifikasi kebutuhan sistem, serta perancangan aplikasi yang meliputi arsitektur sistem, desain </w:t>
      </w:r>
      <w:proofErr w:type="spellStart"/>
      <w:r w:rsidRPr="00CE2812">
        <w:rPr>
          <w:rFonts w:eastAsia="Times New Roman" w:cs="Times New Roman"/>
          <w:kern w:val="0"/>
          <w:lang w:eastAsia="id-ID"/>
          <w14:ligatures w14:val="none"/>
        </w:rPr>
        <w:t>database</w:t>
      </w:r>
      <w:proofErr w:type="spellEnd"/>
      <w:r w:rsidRPr="00CE2812">
        <w:rPr>
          <w:rFonts w:eastAsia="Times New Roman" w:cs="Times New Roman"/>
          <w:kern w:val="0"/>
          <w:lang w:eastAsia="id-ID"/>
          <w14:ligatures w14:val="none"/>
        </w:rPr>
        <w:t xml:space="preserve">, dan desain antarmuka pengguna (UI/UX). </w:t>
      </w:r>
    </w:p>
    <w:p w14:paraId="7BA06770" w14:textId="77777777" w:rsidR="00947346" w:rsidRPr="00CE2812" w:rsidRDefault="00947346" w:rsidP="00947346">
      <w:pPr>
        <w:numPr>
          <w:ilvl w:val="0"/>
          <w:numId w:val="13"/>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t>BAB IV IMPLEMENTASI DAN PENGUJIAN</w:t>
      </w:r>
      <w:r w:rsidRPr="00CE2812">
        <w:rPr>
          <w:rFonts w:eastAsia="Times New Roman" w:cs="Times New Roman"/>
          <w:kern w:val="0"/>
          <w:lang w:eastAsia="id-ID"/>
          <w14:ligatures w14:val="none"/>
        </w:rPr>
        <w:br/>
        <w:t xml:space="preserve">Menjelaskan proses implementasi sistem berdasarkan perancangan yang telah dibuat, serta hasil pengujian untuk memastikan sistem berjalan sesuai dengan kebutuhan. </w:t>
      </w:r>
    </w:p>
    <w:p w14:paraId="53AD408D" w14:textId="77777777" w:rsidR="00947346" w:rsidRPr="00CE2812" w:rsidRDefault="00947346" w:rsidP="00947346">
      <w:pPr>
        <w:numPr>
          <w:ilvl w:val="0"/>
          <w:numId w:val="13"/>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t>BAB V PENUTUP</w:t>
      </w:r>
      <w:r w:rsidRPr="00CE2812">
        <w:rPr>
          <w:rFonts w:eastAsia="Times New Roman" w:cs="Times New Roman"/>
          <w:kern w:val="0"/>
          <w:lang w:eastAsia="id-ID"/>
          <w14:ligatures w14:val="none"/>
        </w:rPr>
        <w:br/>
        <w:t xml:space="preserve">Berisi kesimpulan dari hasil penelitian yang telah dilakukan serta saran untuk pengembangan sistem di masa yang akan datang. </w:t>
      </w:r>
    </w:p>
    <w:p w14:paraId="38924DA5" w14:textId="77777777" w:rsidR="005439BD" w:rsidRDefault="005439BD" w:rsidP="00947346">
      <w:pPr>
        <w:ind w:left="720"/>
        <w:rPr>
          <w:lang w:val="en-US" w:eastAsia="id-ID"/>
        </w:rPr>
      </w:pPr>
      <w:r>
        <w:rPr>
          <w:lang w:val="en-US" w:eastAsia="id-ID"/>
        </w:rPr>
        <w:br w:type="page"/>
      </w:r>
    </w:p>
    <w:p w14:paraId="5FB98669" w14:textId="77777777" w:rsidR="00947346" w:rsidRDefault="00947346" w:rsidP="005439BD">
      <w:pPr>
        <w:rPr>
          <w:rFonts w:cstheme="majorBidi"/>
          <w:color w:val="000000" w:themeColor="text1"/>
          <w:sz w:val="26"/>
          <w:szCs w:val="26"/>
          <w:lang w:val="en-US" w:eastAsia="id-ID"/>
        </w:rPr>
      </w:pPr>
    </w:p>
    <w:p w14:paraId="6B665152" w14:textId="77777777" w:rsidR="00947346" w:rsidRDefault="00947346" w:rsidP="00947346">
      <w:pPr>
        <w:pStyle w:val="Judul1"/>
      </w:pPr>
      <w:r>
        <w:t>BAB II</w:t>
      </w:r>
    </w:p>
    <w:p w14:paraId="4F4A9533" w14:textId="77777777" w:rsidR="00947346" w:rsidRDefault="00947346" w:rsidP="00947346">
      <w:pPr>
        <w:pStyle w:val="Judul1"/>
      </w:pPr>
      <w:r>
        <w:t>LANDASAN TEORI</w:t>
      </w:r>
    </w:p>
    <w:p w14:paraId="7B4A9A45" w14:textId="77777777" w:rsidR="00947346" w:rsidRDefault="00947346" w:rsidP="00947346">
      <w:pPr>
        <w:pStyle w:val="Judul2"/>
      </w:pPr>
      <w:r>
        <w:t>2.1 Kesehatan Mental</w:t>
      </w:r>
    </w:p>
    <w:p w14:paraId="780D339D" w14:textId="77777777" w:rsidR="00947346" w:rsidRDefault="00947346" w:rsidP="00947346">
      <w:pPr>
        <w:pStyle w:val="NormalWeb"/>
        <w:ind w:firstLine="720"/>
      </w:pPr>
      <w:r w:rsidRPr="00947346">
        <w:t>Kesehatan mental merupakan kondisi kesejahteraan yang memungkinkan individu untuk menyadari kemampuannya, mengatasi tekanan hidup yang normal, bekerja secara produktif, serta berkontribusi pada komunitasnya. Kondisi psikologis seseorang tidak bersifat statis</w:t>
      </w:r>
      <w:r>
        <w:t>, melainkan dipengaruhi oleh interaksi berbagai faktor yang kompleks.</w:t>
      </w:r>
    </w:p>
    <w:p w14:paraId="2D81F344" w14:textId="77777777" w:rsidR="00947346" w:rsidRDefault="00947346" w:rsidP="00947346">
      <w:pPr>
        <w:pStyle w:val="Judul2"/>
      </w:pPr>
      <w:r>
        <w:t>2.1.1 Faktor Internal</w:t>
      </w:r>
    </w:p>
    <w:p w14:paraId="6D5E3A76" w14:textId="77777777" w:rsidR="00947346" w:rsidRDefault="00947346" w:rsidP="00947346">
      <w:pPr>
        <w:pStyle w:val="NormalWeb"/>
      </w:pPr>
      <w:r>
        <w:t>Faktor internal adalah aspek-aspek yang berasal dari dalam diri individu yang memengaruhi stabilitas emosi dan cara berpikir. Komponen ini meliputi:</w:t>
      </w:r>
    </w:p>
    <w:p w14:paraId="52F5BB00" w14:textId="77777777" w:rsidR="00947346" w:rsidRDefault="00947346" w:rsidP="00947346">
      <w:pPr>
        <w:pStyle w:val="NormalWeb"/>
        <w:numPr>
          <w:ilvl w:val="0"/>
          <w:numId w:val="14"/>
        </w:numPr>
        <w:jc w:val="left"/>
      </w:pPr>
      <w:r>
        <w:rPr>
          <w:b/>
          <w:bCs/>
        </w:rPr>
        <w:t>Emosi:</w:t>
      </w:r>
      <w:r>
        <w:t xml:space="preserve"> Reaksi subjektif terhadap situasi tertentu, seperti rasa bahagia, sedih, atau cemas.</w:t>
      </w:r>
    </w:p>
    <w:p w14:paraId="3813CBD6" w14:textId="77777777" w:rsidR="00947346" w:rsidRDefault="00947346" w:rsidP="00947346">
      <w:pPr>
        <w:pStyle w:val="NormalWeb"/>
        <w:numPr>
          <w:ilvl w:val="0"/>
          <w:numId w:val="14"/>
        </w:numPr>
        <w:jc w:val="left"/>
      </w:pPr>
      <w:r>
        <w:rPr>
          <w:b/>
          <w:bCs/>
        </w:rPr>
        <w:t>Pola Pikir (</w:t>
      </w:r>
      <w:proofErr w:type="spellStart"/>
      <w:r>
        <w:rPr>
          <w:b/>
          <w:bCs/>
        </w:rPr>
        <w:t>Cognitive</w:t>
      </w:r>
      <w:proofErr w:type="spellEnd"/>
      <w:r>
        <w:rPr>
          <w:b/>
          <w:bCs/>
        </w:rPr>
        <w:t>):</w:t>
      </w:r>
      <w:r>
        <w:t xml:space="preserve"> Cara individu memproses informasi, </w:t>
      </w:r>
      <w:proofErr w:type="spellStart"/>
      <w:r>
        <w:t>mempersepsikan</w:t>
      </w:r>
      <w:proofErr w:type="spellEnd"/>
      <w:r>
        <w:t xml:space="preserve"> diri sendiri, dan mengambil keputusan.</w:t>
      </w:r>
    </w:p>
    <w:p w14:paraId="6A7FAC9A" w14:textId="77777777" w:rsidR="00947346" w:rsidRDefault="00947346" w:rsidP="00947346">
      <w:pPr>
        <w:pStyle w:val="NormalWeb"/>
        <w:numPr>
          <w:ilvl w:val="0"/>
          <w:numId w:val="14"/>
        </w:numPr>
        <w:jc w:val="left"/>
      </w:pPr>
      <w:r>
        <w:rPr>
          <w:b/>
          <w:bCs/>
        </w:rPr>
        <w:t>Kondisi Fisik dan Biologis:</w:t>
      </w:r>
      <w:r>
        <w:t xml:space="preserve"> Kaitan antara kesehatan fisik (seperti kualitas tidur atau ketidakseimbangan hormon) dengan stabilitas mental.</w:t>
      </w:r>
    </w:p>
    <w:p w14:paraId="3F0D844F" w14:textId="77777777" w:rsidR="00947346" w:rsidRDefault="00947346" w:rsidP="00947346">
      <w:pPr>
        <w:pStyle w:val="Judul2"/>
      </w:pPr>
      <w:r>
        <w:t>2.1.2 Faktor Eksternal</w:t>
      </w:r>
    </w:p>
    <w:p w14:paraId="0499A7EA" w14:textId="77777777" w:rsidR="00947346" w:rsidRDefault="00947346" w:rsidP="00947346">
      <w:pPr>
        <w:pStyle w:val="NormalWeb"/>
      </w:pPr>
      <w:r>
        <w:t>Faktor eksternal merupakan variabel di luar kendali langsung individu yang berasal dari lingkungan sekitar, antara lain:</w:t>
      </w:r>
    </w:p>
    <w:p w14:paraId="15CB6DFD" w14:textId="77777777" w:rsidR="00947346" w:rsidRDefault="00947346" w:rsidP="00947346">
      <w:pPr>
        <w:pStyle w:val="NormalWeb"/>
        <w:numPr>
          <w:ilvl w:val="0"/>
          <w:numId w:val="15"/>
        </w:numPr>
        <w:jc w:val="left"/>
      </w:pPr>
      <w:r>
        <w:rPr>
          <w:b/>
          <w:bCs/>
        </w:rPr>
        <w:t>Lingkungan Sosial:</w:t>
      </w:r>
      <w:r>
        <w:t xml:space="preserve"> Kualitas hubungan dengan keluarga, teman sebaya, dan dukungan sosial yang diterima.</w:t>
      </w:r>
    </w:p>
    <w:p w14:paraId="38473C4E" w14:textId="77777777" w:rsidR="00947346" w:rsidRDefault="00947346" w:rsidP="00947346">
      <w:pPr>
        <w:pStyle w:val="NormalWeb"/>
        <w:numPr>
          <w:ilvl w:val="0"/>
          <w:numId w:val="15"/>
        </w:numPr>
        <w:jc w:val="left"/>
      </w:pPr>
      <w:r>
        <w:rPr>
          <w:b/>
          <w:bCs/>
        </w:rPr>
        <w:t>Tekanan Pekerjaan/Akademik:</w:t>
      </w:r>
      <w:r>
        <w:t xml:space="preserve"> Beban tugas, tuntutan profesional, serta tingkat stres di lingkungan kerja atau institusi pendidikan.</w:t>
      </w:r>
    </w:p>
    <w:p w14:paraId="1FE15B6C" w14:textId="77777777" w:rsidR="00947346" w:rsidRDefault="00947346" w:rsidP="00947346">
      <w:pPr>
        <w:pStyle w:val="NormalWeb"/>
        <w:numPr>
          <w:ilvl w:val="0"/>
          <w:numId w:val="15"/>
        </w:numPr>
        <w:jc w:val="left"/>
      </w:pPr>
      <w:r>
        <w:rPr>
          <w:b/>
          <w:bCs/>
        </w:rPr>
        <w:t>Kondisi Lingkungan:</w:t>
      </w:r>
      <w:r>
        <w:t xml:space="preserve"> Situasi fisik maupun atmosfer tempat tinggal yang dapat memengaruhi kenyamanan psikologis.</w:t>
      </w:r>
    </w:p>
    <w:p w14:paraId="237D04F8" w14:textId="77777777" w:rsidR="00947346" w:rsidRDefault="00947346" w:rsidP="00947346">
      <w:pPr>
        <w:pStyle w:val="Judul2"/>
      </w:pPr>
      <w:r>
        <w:t xml:space="preserve">2.2 Media Ekspresi Digital dan </w:t>
      </w:r>
      <w:proofErr w:type="spellStart"/>
      <w:r>
        <w:t>Zine</w:t>
      </w:r>
      <w:proofErr w:type="spellEnd"/>
    </w:p>
    <w:p w14:paraId="0E34638E" w14:textId="77777777" w:rsidR="00947346" w:rsidRDefault="00947346" w:rsidP="00947346">
      <w:pPr>
        <w:pStyle w:val="NormalWeb"/>
      </w:pPr>
      <w:r>
        <w:t xml:space="preserve">Ekspresi diri merupakan salah satu mekanisme </w:t>
      </w:r>
      <w:proofErr w:type="spellStart"/>
      <w:r>
        <w:t>koping</w:t>
      </w:r>
      <w:proofErr w:type="spellEnd"/>
      <w:r>
        <w:t xml:space="preserve"> (</w:t>
      </w:r>
      <w:proofErr w:type="spellStart"/>
      <w:r>
        <w:rPr>
          <w:i/>
          <w:iCs/>
        </w:rPr>
        <w:t>coping</w:t>
      </w:r>
      <w:proofErr w:type="spellEnd"/>
      <w:r>
        <w:rPr>
          <w:i/>
          <w:iCs/>
        </w:rPr>
        <w:t xml:space="preserve"> </w:t>
      </w:r>
      <w:proofErr w:type="spellStart"/>
      <w:r>
        <w:rPr>
          <w:i/>
          <w:iCs/>
        </w:rPr>
        <w:t>mechanism</w:t>
      </w:r>
      <w:proofErr w:type="spellEnd"/>
      <w:r>
        <w:t>) yang efektif untuk merilis ketegangan emosional.</w:t>
      </w:r>
    </w:p>
    <w:p w14:paraId="0ADC00AD" w14:textId="77777777" w:rsidR="00947346" w:rsidRDefault="00947346" w:rsidP="00947346">
      <w:pPr>
        <w:pStyle w:val="Judul2"/>
      </w:pPr>
      <w:r>
        <w:t xml:space="preserve">2.2.1 Definisi </w:t>
      </w:r>
      <w:proofErr w:type="spellStart"/>
      <w:r>
        <w:t>Zine</w:t>
      </w:r>
      <w:proofErr w:type="spellEnd"/>
    </w:p>
    <w:p w14:paraId="3512A844" w14:textId="77777777" w:rsidR="00947346" w:rsidRDefault="00947346" w:rsidP="00947346">
      <w:pPr>
        <w:pStyle w:val="NormalWeb"/>
      </w:pPr>
      <w:proofErr w:type="spellStart"/>
      <w:r>
        <w:t>Zine</w:t>
      </w:r>
      <w:proofErr w:type="spellEnd"/>
      <w:r>
        <w:t xml:space="preserve"> (berasal dari kata </w:t>
      </w:r>
      <w:proofErr w:type="spellStart"/>
      <w:r>
        <w:rPr>
          <w:i/>
          <w:iCs/>
        </w:rPr>
        <w:t>magazine</w:t>
      </w:r>
      <w:proofErr w:type="spellEnd"/>
      <w:r>
        <w:t xml:space="preserve">) adalah media publikasi independen yang biasanya diterbitkan dalam skala kecil dan memiliki format yang tidak kaku. </w:t>
      </w:r>
      <w:proofErr w:type="spellStart"/>
      <w:r>
        <w:t>Zine</w:t>
      </w:r>
      <w:proofErr w:type="spellEnd"/>
      <w:r>
        <w:t xml:space="preserve"> memberikan kebebasan penuh kepada pembuatnya untuk menentukan konten, estetika, dan pesan yang ingin disampaikan.</w:t>
      </w:r>
    </w:p>
    <w:p w14:paraId="27CE141E" w14:textId="77777777" w:rsidR="00947346" w:rsidRDefault="00947346" w:rsidP="00947346">
      <w:pPr>
        <w:pStyle w:val="Judul2"/>
      </w:pPr>
      <w:r>
        <w:lastRenderedPageBreak/>
        <w:t xml:space="preserve">2.2.2 </w:t>
      </w:r>
      <w:proofErr w:type="spellStart"/>
      <w:r>
        <w:t>Zine</w:t>
      </w:r>
      <w:proofErr w:type="spellEnd"/>
      <w:r>
        <w:t xml:space="preserve"> Digital sebagai Media Terapi</w:t>
      </w:r>
    </w:p>
    <w:p w14:paraId="27E68D74" w14:textId="77777777" w:rsidR="00947346" w:rsidRDefault="00947346" w:rsidP="00947346">
      <w:pPr>
        <w:pStyle w:val="NormalWeb"/>
      </w:pPr>
      <w:proofErr w:type="spellStart"/>
      <w:r>
        <w:t>Zine</w:t>
      </w:r>
      <w:proofErr w:type="spellEnd"/>
      <w:r>
        <w:t xml:space="preserve"> digital memanfaatkan teknologi platform web untuk mendistribusikan karya visual dan tekstual. Dalam konteks kesehatan mental, </w:t>
      </w:r>
      <w:proofErr w:type="spellStart"/>
      <w:r>
        <w:t>zine</w:t>
      </w:r>
      <w:proofErr w:type="spellEnd"/>
      <w:r>
        <w:t xml:space="preserve"> digital berfungsi sebagai wadah katarsis, di mana pengguna dapat mengomunikasikan pengalaman traumatis atau refleksi pribadi secara kreatif tanpa takut akan penghakiman sosial.</w:t>
      </w:r>
    </w:p>
    <w:p w14:paraId="52CD6AB7" w14:textId="77777777" w:rsidR="00947346" w:rsidRDefault="00947346" w:rsidP="00947346">
      <w:pPr>
        <w:pStyle w:val="Judul2"/>
      </w:pPr>
      <w:r>
        <w:t xml:space="preserve">2.3 </w:t>
      </w:r>
      <w:proofErr w:type="spellStart"/>
      <w:r>
        <w:t>Self-Assessment</w:t>
      </w:r>
      <w:proofErr w:type="spellEnd"/>
      <w:r>
        <w:t xml:space="preserve"> (Penilaian Mandiri)</w:t>
      </w:r>
    </w:p>
    <w:p w14:paraId="2D83C493" w14:textId="77777777" w:rsidR="00947346" w:rsidRDefault="00947346" w:rsidP="00947346">
      <w:pPr>
        <w:pStyle w:val="NormalWeb"/>
      </w:pPr>
      <w:proofErr w:type="spellStart"/>
      <w:r>
        <w:rPr>
          <w:i/>
          <w:iCs/>
        </w:rPr>
        <w:t>Self-assessment</w:t>
      </w:r>
      <w:proofErr w:type="spellEnd"/>
      <w:r>
        <w:t xml:space="preserve"> adalah proses di mana individu melakukan pemantauan dan evaluasi terhadap kondisi mereka sendiri berdasarkan instrumen tertentu.</w:t>
      </w:r>
    </w:p>
    <w:p w14:paraId="331909EE" w14:textId="77777777" w:rsidR="00947346" w:rsidRDefault="00947346" w:rsidP="00947346">
      <w:pPr>
        <w:pStyle w:val="NormalWeb"/>
        <w:numPr>
          <w:ilvl w:val="0"/>
          <w:numId w:val="16"/>
        </w:numPr>
        <w:jc w:val="left"/>
      </w:pPr>
      <w:r>
        <w:rPr>
          <w:b/>
          <w:bCs/>
        </w:rPr>
        <w:t>Tujuan:</w:t>
      </w:r>
      <w:r>
        <w:t xml:space="preserve"> Memberikan kesadaran awal (</w:t>
      </w:r>
      <w:proofErr w:type="spellStart"/>
      <w:r>
        <w:rPr>
          <w:i/>
          <w:iCs/>
        </w:rPr>
        <w:t>self-awareness</w:t>
      </w:r>
      <w:proofErr w:type="spellEnd"/>
      <w:r>
        <w:t>) mengenai kondisi psikologis.</w:t>
      </w:r>
    </w:p>
    <w:p w14:paraId="629EB0B9" w14:textId="77777777" w:rsidR="00947346" w:rsidRDefault="00947346" w:rsidP="00947346">
      <w:pPr>
        <w:pStyle w:val="NormalWeb"/>
        <w:numPr>
          <w:ilvl w:val="0"/>
          <w:numId w:val="16"/>
        </w:numPr>
        <w:jc w:val="left"/>
      </w:pPr>
      <w:r>
        <w:rPr>
          <w:b/>
          <w:bCs/>
        </w:rPr>
        <w:t>Metode:</w:t>
      </w:r>
      <w:r>
        <w:t xml:space="preserve"> Biasanya dilakukan melalui kuesioner terstruktur yang mengukur variabel tertentu.</w:t>
      </w:r>
    </w:p>
    <w:p w14:paraId="7CEE8B0F" w14:textId="77777777" w:rsidR="00947346" w:rsidRDefault="00947346" w:rsidP="00947346">
      <w:pPr>
        <w:pStyle w:val="NormalWeb"/>
        <w:numPr>
          <w:ilvl w:val="0"/>
          <w:numId w:val="16"/>
        </w:numPr>
        <w:jc w:val="left"/>
      </w:pPr>
      <w:r>
        <w:rPr>
          <w:b/>
          <w:bCs/>
        </w:rPr>
        <w:t>Batasan:</w:t>
      </w:r>
      <w:r>
        <w:t xml:space="preserve"> Hasil dari </w:t>
      </w:r>
      <w:proofErr w:type="spellStart"/>
      <w:r>
        <w:rPr>
          <w:i/>
          <w:iCs/>
        </w:rPr>
        <w:t>self-assessment</w:t>
      </w:r>
      <w:proofErr w:type="spellEnd"/>
      <w:r>
        <w:t xml:space="preserve"> bukan merupakan diagnosis medis, melainkan data awal yang dapat digunakan sebagai bahan refleksi atau rujukan untuk berkonsultasi dengan profesional.</w:t>
      </w:r>
    </w:p>
    <w:p w14:paraId="6659C731" w14:textId="77777777" w:rsidR="00947346" w:rsidRDefault="00947346" w:rsidP="00947346">
      <w:pPr>
        <w:pStyle w:val="Judul2"/>
      </w:pPr>
      <w:r>
        <w:t>2.4 Pengembangan Perangkat Lunak</w:t>
      </w:r>
    </w:p>
    <w:p w14:paraId="1D3B8FAD" w14:textId="77777777" w:rsidR="00947346" w:rsidRPr="00947346" w:rsidRDefault="00947346" w:rsidP="00947346"/>
    <w:p w14:paraId="11039068" w14:textId="77777777" w:rsidR="00947346" w:rsidRDefault="00947346" w:rsidP="00947346">
      <w:pPr>
        <w:pStyle w:val="Judul2"/>
      </w:pPr>
      <w:r>
        <w:t xml:space="preserve">2.4.1 Metode </w:t>
      </w:r>
      <w:proofErr w:type="spellStart"/>
      <w:r>
        <w:t>Waterfall</w:t>
      </w:r>
      <w:proofErr w:type="spellEnd"/>
    </w:p>
    <w:p w14:paraId="50C78DDE" w14:textId="77777777" w:rsidR="00947346" w:rsidRDefault="00947346" w:rsidP="00947346">
      <w:pPr>
        <w:pStyle w:val="NormalWeb"/>
      </w:pPr>
      <w:r>
        <w:t xml:space="preserve">Metode </w:t>
      </w:r>
      <w:proofErr w:type="spellStart"/>
      <w:r>
        <w:rPr>
          <w:i/>
          <w:iCs/>
        </w:rPr>
        <w:t>Waterfall</w:t>
      </w:r>
      <w:proofErr w:type="spellEnd"/>
      <w:r>
        <w:t xml:space="preserve"> adalah model pengembangan sistem </w:t>
      </w:r>
      <w:proofErr w:type="spellStart"/>
      <w:r>
        <w:t>sekuensial</w:t>
      </w:r>
      <w:proofErr w:type="spellEnd"/>
      <w:r>
        <w:t xml:space="preserve"> di mana setiap tahap harus diselesaikan sebelum beralih ke tahap berikutnya. Tahapan utamanya meliputi:</w:t>
      </w:r>
    </w:p>
    <w:p w14:paraId="129A5E4F" w14:textId="77777777" w:rsidR="00947346" w:rsidRDefault="00947346" w:rsidP="00947346">
      <w:pPr>
        <w:pStyle w:val="NormalWeb"/>
        <w:numPr>
          <w:ilvl w:val="0"/>
          <w:numId w:val="17"/>
        </w:numPr>
        <w:jc w:val="left"/>
      </w:pPr>
      <w:proofErr w:type="spellStart"/>
      <w:r>
        <w:rPr>
          <w:b/>
          <w:bCs/>
        </w:rPr>
        <w:t>Analysis</w:t>
      </w:r>
      <w:proofErr w:type="spellEnd"/>
      <w:r>
        <w:rPr>
          <w:b/>
          <w:bCs/>
        </w:rPr>
        <w:t>:</w:t>
      </w:r>
      <w:r>
        <w:t xml:space="preserve"> Identifikasi kebutuhan pengguna dan sistem.</w:t>
      </w:r>
    </w:p>
    <w:p w14:paraId="4720BC50" w14:textId="77777777" w:rsidR="00947346" w:rsidRDefault="00947346" w:rsidP="00947346">
      <w:pPr>
        <w:pStyle w:val="NormalWeb"/>
        <w:numPr>
          <w:ilvl w:val="0"/>
          <w:numId w:val="17"/>
        </w:numPr>
        <w:jc w:val="left"/>
      </w:pPr>
      <w:r>
        <w:rPr>
          <w:b/>
          <w:bCs/>
        </w:rPr>
        <w:t>Design:</w:t>
      </w:r>
      <w:r>
        <w:t xml:space="preserve"> Perancangan arsitektur, </w:t>
      </w:r>
      <w:proofErr w:type="spellStart"/>
      <w:r>
        <w:t>database</w:t>
      </w:r>
      <w:proofErr w:type="spellEnd"/>
      <w:r>
        <w:t>, dan antarmuka.</w:t>
      </w:r>
    </w:p>
    <w:p w14:paraId="4DE52B11" w14:textId="77777777" w:rsidR="00947346" w:rsidRDefault="00947346" w:rsidP="00947346">
      <w:pPr>
        <w:pStyle w:val="NormalWeb"/>
        <w:numPr>
          <w:ilvl w:val="0"/>
          <w:numId w:val="17"/>
        </w:numPr>
        <w:jc w:val="left"/>
      </w:pPr>
      <w:proofErr w:type="spellStart"/>
      <w:r>
        <w:rPr>
          <w:b/>
          <w:bCs/>
        </w:rPr>
        <w:t>Implementation</w:t>
      </w:r>
      <w:proofErr w:type="spellEnd"/>
      <w:r>
        <w:rPr>
          <w:b/>
          <w:bCs/>
        </w:rPr>
        <w:t>:</w:t>
      </w:r>
      <w:r>
        <w:t xml:space="preserve"> Penulisan kode program (</w:t>
      </w:r>
      <w:proofErr w:type="spellStart"/>
      <w:r>
        <w:t>coding</w:t>
      </w:r>
      <w:proofErr w:type="spellEnd"/>
      <w:r>
        <w:t>).</w:t>
      </w:r>
    </w:p>
    <w:p w14:paraId="6BB21B7E" w14:textId="77777777" w:rsidR="00947346" w:rsidRDefault="00947346" w:rsidP="00947346">
      <w:pPr>
        <w:pStyle w:val="NormalWeb"/>
        <w:numPr>
          <w:ilvl w:val="0"/>
          <w:numId w:val="17"/>
        </w:numPr>
        <w:jc w:val="left"/>
      </w:pPr>
      <w:r>
        <w:rPr>
          <w:b/>
          <w:bCs/>
        </w:rPr>
        <w:t>Testing:</w:t>
      </w:r>
      <w:r>
        <w:t xml:space="preserve"> Pengujian fungsionalitas dan logika sistem.</w:t>
      </w:r>
    </w:p>
    <w:p w14:paraId="2AD59554" w14:textId="77777777" w:rsidR="00947346" w:rsidRDefault="00947346" w:rsidP="00947346">
      <w:pPr>
        <w:pStyle w:val="NormalWeb"/>
        <w:numPr>
          <w:ilvl w:val="0"/>
          <w:numId w:val="17"/>
        </w:numPr>
        <w:jc w:val="left"/>
      </w:pPr>
      <w:proofErr w:type="spellStart"/>
      <w:r>
        <w:rPr>
          <w:b/>
          <w:bCs/>
        </w:rPr>
        <w:t>Maintenance</w:t>
      </w:r>
      <w:proofErr w:type="spellEnd"/>
      <w:r>
        <w:rPr>
          <w:b/>
          <w:bCs/>
        </w:rPr>
        <w:t>:</w:t>
      </w:r>
      <w:r>
        <w:t xml:space="preserve"> Perbaikan dan pembaruan sistem.</w:t>
      </w:r>
    </w:p>
    <w:p w14:paraId="5ECE885D" w14:textId="77777777" w:rsidR="00947346" w:rsidRDefault="00947346" w:rsidP="00947346">
      <w:pPr>
        <w:pStyle w:val="Judul2"/>
      </w:pPr>
      <w:r>
        <w:t xml:space="preserve">2.4.2 Teknologi Pengembangan </w:t>
      </w:r>
      <w:proofErr w:type="spellStart"/>
      <w:r>
        <w:t>Website</w:t>
      </w:r>
      <w:proofErr w:type="spellEnd"/>
    </w:p>
    <w:p w14:paraId="34523140" w14:textId="77777777" w:rsidR="00947346" w:rsidRDefault="00947346" w:rsidP="00947346">
      <w:pPr>
        <w:pStyle w:val="NormalWeb"/>
      </w:pPr>
      <w:r>
        <w:t>Dalam membangun platform ini, digunakan beberapa teknologi utama:</w:t>
      </w:r>
    </w:p>
    <w:p w14:paraId="50383971" w14:textId="77777777" w:rsidR="00947346" w:rsidRDefault="00947346" w:rsidP="00947346">
      <w:pPr>
        <w:pStyle w:val="NormalWeb"/>
        <w:numPr>
          <w:ilvl w:val="0"/>
          <w:numId w:val="18"/>
        </w:numPr>
        <w:jc w:val="left"/>
      </w:pPr>
      <w:proofErr w:type="spellStart"/>
      <w:r>
        <w:rPr>
          <w:b/>
          <w:bCs/>
        </w:rPr>
        <w:t>Frontend</w:t>
      </w:r>
      <w:proofErr w:type="spellEnd"/>
      <w:r>
        <w:rPr>
          <w:b/>
          <w:bCs/>
        </w:rPr>
        <w:t>:</w:t>
      </w:r>
      <w:r>
        <w:t xml:space="preserve"> Komponen yang berinteraksi langsung dengan pengguna, biasanya dibangun menggunakan </w:t>
      </w:r>
      <w:r>
        <w:rPr>
          <w:b/>
          <w:bCs/>
        </w:rPr>
        <w:t>HTML</w:t>
      </w:r>
      <w:r>
        <w:t xml:space="preserve"> (struktur), </w:t>
      </w:r>
      <w:r>
        <w:rPr>
          <w:b/>
          <w:bCs/>
        </w:rPr>
        <w:t>CSS</w:t>
      </w:r>
      <w:r>
        <w:t xml:space="preserve"> (tata letak/estetika), dan </w:t>
      </w:r>
      <w:proofErr w:type="spellStart"/>
      <w:r>
        <w:rPr>
          <w:b/>
          <w:bCs/>
        </w:rPr>
        <w:t>JavaScript</w:t>
      </w:r>
      <w:proofErr w:type="spellEnd"/>
      <w:r>
        <w:t xml:space="preserve"> (</w:t>
      </w:r>
      <w:proofErr w:type="spellStart"/>
      <w:r>
        <w:t>interaktivitas</w:t>
      </w:r>
      <w:proofErr w:type="spellEnd"/>
      <w:r>
        <w:t>).</w:t>
      </w:r>
    </w:p>
    <w:p w14:paraId="1800920C" w14:textId="77777777" w:rsidR="00947346" w:rsidRDefault="00947346" w:rsidP="00947346">
      <w:pPr>
        <w:pStyle w:val="NormalWeb"/>
        <w:numPr>
          <w:ilvl w:val="0"/>
          <w:numId w:val="18"/>
        </w:numPr>
        <w:jc w:val="left"/>
      </w:pPr>
      <w:proofErr w:type="spellStart"/>
      <w:r>
        <w:rPr>
          <w:b/>
          <w:bCs/>
        </w:rPr>
        <w:t>Backend</w:t>
      </w:r>
      <w:proofErr w:type="spellEnd"/>
      <w:r>
        <w:rPr>
          <w:b/>
          <w:bCs/>
        </w:rPr>
        <w:t>:</w:t>
      </w:r>
      <w:r>
        <w:t xml:space="preserve"> Sisi server yang menangani logika bisnis dan pengolahan data, sering kali menggunakan bahasa pemrograman seperti </w:t>
      </w:r>
      <w:r>
        <w:rPr>
          <w:b/>
          <w:bCs/>
        </w:rPr>
        <w:t>PHP</w:t>
      </w:r>
      <w:r>
        <w:t xml:space="preserve"> atau </w:t>
      </w:r>
      <w:proofErr w:type="spellStart"/>
      <w:r>
        <w:rPr>
          <w:b/>
          <w:bCs/>
        </w:rPr>
        <w:t>JavaScript</w:t>
      </w:r>
      <w:proofErr w:type="spellEnd"/>
      <w:r>
        <w:rPr>
          <w:b/>
          <w:bCs/>
        </w:rPr>
        <w:t xml:space="preserve"> (Node.js)</w:t>
      </w:r>
      <w:r>
        <w:t>.</w:t>
      </w:r>
    </w:p>
    <w:p w14:paraId="68EFA2B6" w14:textId="77777777" w:rsidR="00947346" w:rsidRDefault="00947346" w:rsidP="00947346">
      <w:pPr>
        <w:pStyle w:val="NormalWeb"/>
        <w:numPr>
          <w:ilvl w:val="0"/>
          <w:numId w:val="18"/>
        </w:numPr>
        <w:jc w:val="left"/>
      </w:pPr>
      <w:r>
        <w:rPr>
          <w:b/>
          <w:bCs/>
        </w:rPr>
        <w:t>Basis Data (</w:t>
      </w:r>
      <w:proofErr w:type="spellStart"/>
      <w:r>
        <w:rPr>
          <w:b/>
          <w:bCs/>
        </w:rPr>
        <w:t>Database</w:t>
      </w:r>
      <w:proofErr w:type="spellEnd"/>
      <w:r>
        <w:rPr>
          <w:b/>
          <w:bCs/>
        </w:rPr>
        <w:t>):</w:t>
      </w:r>
      <w:r>
        <w:t xml:space="preserve"> Sistem penyimpanan data terstruktur seperti </w:t>
      </w:r>
      <w:proofErr w:type="spellStart"/>
      <w:r>
        <w:rPr>
          <w:b/>
          <w:bCs/>
        </w:rPr>
        <w:t>MySQL</w:t>
      </w:r>
      <w:proofErr w:type="spellEnd"/>
      <w:r>
        <w:t xml:space="preserve"> untuk menyimpan informasi pengguna, hasil </w:t>
      </w:r>
      <w:proofErr w:type="spellStart"/>
      <w:r>
        <w:rPr>
          <w:i/>
          <w:iCs/>
        </w:rPr>
        <w:t>self-assessment</w:t>
      </w:r>
      <w:proofErr w:type="spellEnd"/>
      <w:r>
        <w:t xml:space="preserve">, dan konten </w:t>
      </w:r>
      <w:proofErr w:type="spellStart"/>
      <w:r>
        <w:t>zine</w:t>
      </w:r>
      <w:proofErr w:type="spellEnd"/>
      <w:r>
        <w:t>.</w:t>
      </w:r>
    </w:p>
    <w:p w14:paraId="4C41FD7A" w14:textId="77777777" w:rsidR="00947346" w:rsidRDefault="00947346" w:rsidP="00947346">
      <w:pPr>
        <w:pStyle w:val="Judul2"/>
      </w:pPr>
      <w:r>
        <w:lastRenderedPageBreak/>
        <w:t>2.5 Analisis Deskriptif</w:t>
      </w:r>
    </w:p>
    <w:p w14:paraId="1AA6179A" w14:textId="77777777" w:rsidR="00947346" w:rsidRDefault="00947346" w:rsidP="00947346">
      <w:pPr>
        <w:pStyle w:val="NormalWeb"/>
      </w:pPr>
      <w:r>
        <w:t>Analisis deskriptif digunakan untuk mengolah data mentah menjadi informasi yang mudah dipahami. Dalam sistem ini, data hasil kuesioner diolah menjadi:</w:t>
      </w:r>
    </w:p>
    <w:p w14:paraId="70E42018" w14:textId="77777777" w:rsidR="00947346" w:rsidRDefault="00947346" w:rsidP="00947346">
      <w:pPr>
        <w:pStyle w:val="NormalWeb"/>
        <w:numPr>
          <w:ilvl w:val="0"/>
          <w:numId w:val="19"/>
        </w:numPr>
        <w:jc w:val="left"/>
      </w:pPr>
      <w:r>
        <w:rPr>
          <w:b/>
          <w:bCs/>
        </w:rPr>
        <w:t>Persentase:</w:t>
      </w:r>
      <w:r>
        <w:t xml:space="preserve"> Menunjukkan bobot pengaruh antara faktor internal dan eksternal.</w:t>
      </w:r>
    </w:p>
    <w:p w14:paraId="7AB03EE9" w14:textId="77777777" w:rsidR="00947346" w:rsidRDefault="00947346" w:rsidP="00947346">
      <w:pPr>
        <w:pStyle w:val="NormalWeb"/>
        <w:numPr>
          <w:ilvl w:val="0"/>
          <w:numId w:val="19"/>
        </w:numPr>
        <w:jc w:val="left"/>
      </w:pPr>
      <w:r>
        <w:rPr>
          <w:b/>
          <w:bCs/>
        </w:rPr>
        <w:t xml:space="preserve">Narasi </w:t>
      </w:r>
      <w:proofErr w:type="spellStart"/>
      <w:r>
        <w:rPr>
          <w:b/>
          <w:bCs/>
        </w:rPr>
        <w:t>Insight</w:t>
      </w:r>
      <w:proofErr w:type="spellEnd"/>
      <w:r>
        <w:rPr>
          <w:b/>
          <w:bCs/>
        </w:rPr>
        <w:t>:</w:t>
      </w:r>
      <w:r>
        <w:t xml:space="preserve"> Penjelasan tekstual yang memberikan makna dari angka-angka hasil penilaian untuk membantu pengguna melakukan refleksi diri.</w:t>
      </w:r>
    </w:p>
    <w:p w14:paraId="566A7D22" w14:textId="77777777" w:rsidR="005439BD" w:rsidRDefault="005439BD">
      <w:pPr>
        <w:jc w:val="left"/>
        <w:rPr>
          <w:rFonts w:eastAsia="Times New Roman" w:cstheme="majorBidi"/>
          <w:b/>
          <w:color w:val="000000" w:themeColor="text1"/>
          <w:sz w:val="26"/>
          <w:szCs w:val="26"/>
          <w:lang w:eastAsia="id-ID"/>
        </w:rPr>
      </w:pPr>
      <w:r>
        <w:rPr>
          <w:rFonts w:eastAsia="Times New Roman"/>
          <w:lang w:eastAsia="id-ID"/>
        </w:rPr>
        <w:br w:type="page"/>
      </w:r>
    </w:p>
    <w:p w14:paraId="4E4F715E" w14:textId="77777777" w:rsidR="005439BD" w:rsidRPr="006C55B2" w:rsidRDefault="005439BD" w:rsidP="006E355A">
      <w:pPr>
        <w:pStyle w:val="TOC2"/>
        <w:ind w:left="0"/>
        <w:rPr>
          <w:iCs/>
          <w:lang w:val="en-US"/>
        </w:rPr>
      </w:pPr>
    </w:p>
    <w:p w14:paraId="58BD1231" w14:textId="77777777" w:rsidR="00890507" w:rsidRPr="00890507" w:rsidRDefault="00890507" w:rsidP="005439BD">
      <w:pPr>
        <w:pStyle w:val="Judul2"/>
        <w:rPr>
          <w:rFonts w:eastAsia="Times New Roman"/>
          <w:lang w:eastAsia="id-ID"/>
        </w:rPr>
      </w:pPr>
    </w:p>
    <w:p w14:paraId="686FC2FB" w14:textId="77777777" w:rsidR="003B1CD0" w:rsidRPr="00852096" w:rsidRDefault="003B1CD0" w:rsidP="00852096">
      <w:pPr>
        <w:pStyle w:val="NormalWeb"/>
        <w:spacing w:line="360" w:lineRule="auto"/>
        <w:ind w:left="1080"/>
        <w:rPr>
          <w:lang w:val="en-US"/>
        </w:rPr>
      </w:pPr>
    </w:p>
    <w:p w14:paraId="22980794" w14:textId="77777777" w:rsidR="00D86A06" w:rsidRPr="00D86A06" w:rsidRDefault="00D86A06" w:rsidP="00852096">
      <w:pPr>
        <w:pStyle w:val="DaftarParagraf"/>
        <w:spacing w:line="360" w:lineRule="auto"/>
        <w:ind w:left="1080"/>
        <w:rPr>
          <w:rFonts w:eastAsia="Times New Roman" w:cs="Times New Roman"/>
          <w:color w:val="000000"/>
          <w:kern w:val="0"/>
          <w:lang w:val="en-US" w:eastAsia="id-ID"/>
          <w14:ligatures w14:val="none"/>
        </w:rPr>
      </w:pPr>
    </w:p>
    <w:p w14:paraId="3D677DED" w14:textId="77777777" w:rsidR="003A3737" w:rsidRPr="003A3737" w:rsidRDefault="003A3737" w:rsidP="00852096">
      <w:pPr>
        <w:pStyle w:val="DaftarParagraf"/>
        <w:spacing w:line="360" w:lineRule="auto"/>
        <w:ind w:left="1440"/>
        <w:rPr>
          <w:rFonts w:cs="Times New Roman"/>
          <w:b/>
          <w:bCs/>
          <w:lang w:val="en-US"/>
        </w:rPr>
      </w:pPr>
    </w:p>
    <w:p w14:paraId="4656B9AD" w14:textId="77777777" w:rsidR="003A3737" w:rsidRPr="003A3737" w:rsidRDefault="003A3737" w:rsidP="00852096">
      <w:pPr>
        <w:spacing w:line="360" w:lineRule="auto"/>
        <w:rPr>
          <w:lang w:val="en-US"/>
        </w:rPr>
      </w:pPr>
    </w:p>
    <w:sectPr w:rsidR="003A3737" w:rsidRPr="003A3737" w:rsidSect="00947346">
      <w:pgSz w:w="11906" w:h="16838"/>
      <w:pgMar w:top="1701" w:right="1701" w:bottom="1701"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 w:author="Abdus Syakur" w:date="2026-06-08T15:20:00Z" w:initials="AS">
    <w:p w14:paraId="32DF84B1" w14:textId="77777777" w:rsidR="00AC42A0" w:rsidRDefault="00AC42A0" w:rsidP="00AC42A0">
      <w:pPr>
        <w:pStyle w:val="TeksKomentar"/>
        <w:jc w:val="left"/>
      </w:pPr>
      <w:r>
        <w:rPr>
          <w:rStyle w:val="ReferensiKomentar"/>
        </w:rPr>
        <w:annotationRef/>
      </w:r>
      <w:r>
        <w:t>Ini dijelaskan akibatnya ya</w:t>
      </w:r>
    </w:p>
  </w:comment>
  <w:comment w:id="38" w:author="Abdus Syakur" w:date="2026-06-08T15:32:00Z" w:initials="AS">
    <w:p w14:paraId="0858ADAD" w14:textId="77777777" w:rsidR="000F3F63" w:rsidRDefault="0034703E" w:rsidP="000F3F63">
      <w:pPr>
        <w:pStyle w:val="TeksKomentar"/>
        <w:jc w:val="left"/>
      </w:pPr>
      <w:r>
        <w:rPr>
          <w:rStyle w:val="ReferensiKomentar"/>
        </w:rPr>
        <w:annotationRef/>
      </w:r>
      <w:r w:rsidR="000F3F63">
        <w:t xml:space="preserve">Ini diganti ya, ini mengarah ke penelitian ilmu psikologi, bisa diganti dengan </w:t>
      </w:r>
      <w:proofErr w:type="spellStart"/>
      <w:r w:rsidR="000F3F63">
        <w:t>Menyahikan</w:t>
      </w:r>
      <w:proofErr w:type="spellEnd"/>
      <w:r w:rsidR="000F3F63">
        <w:t xml:space="preserve"> hasil </w:t>
      </w:r>
      <w:proofErr w:type="spellStart"/>
      <w:r w:rsidR="000F3F63">
        <w:t>self-assesment</w:t>
      </w:r>
      <w:proofErr w:type="spellEnd"/>
      <w:r w:rsidR="000F3F63">
        <w:t xml:space="preserve"> berupa informasi mengenai.....(lanjutkan)</w:t>
      </w:r>
    </w:p>
  </w:comment>
  <w:comment w:id="43" w:author="Abdus Syakur" w:date="2026-06-08T15:36:00Z" w:initials="AS">
    <w:p w14:paraId="439F40B3" w14:textId="77777777" w:rsidR="000F3F63" w:rsidRDefault="000F3F63" w:rsidP="000F3F63">
      <w:pPr>
        <w:pStyle w:val="TeksKomentar"/>
        <w:jc w:val="left"/>
      </w:pPr>
      <w:r>
        <w:rPr>
          <w:rStyle w:val="ReferensiKomentar"/>
        </w:rPr>
        <w:annotationRef/>
      </w:r>
      <w:r>
        <w:t xml:space="preserve">“Memberikan </w:t>
      </w:r>
      <w:proofErr w:type="spellStart"/>
      <w:r>
        <w:t>Insight</w:t>
      </w:r>
      <w:proofErr w:type="spellEnd"/>
      <w:r>
        <w:t>” tidak tepat untuk penelitian, bisa diganti dengan Menyajikan hasil analisis</w:t>
      </w:r>
    </w:p>
  </w:comment>
  <w:comment w:id="91" w:author="Abdus Syakur" w:date="2026-06-08T15:43:00Z" w:initials="AS">
    <w:p w14:paraId="497D7719" w14:textId="77777777" w:rsidR="000F3F63" w:rsidRDefault="000F3F63" w:rsidP="000F3F63">
      <w:pPr>
        <w:pStyle w:val="TeksKomentar"/>
        <w:jc w:val="left"/>
      </w:pPr>
      <w:r>
        <w:rPr>
          <w:rStyle w:val="ReferensiKomentar"/>
        </w:rPr>
        <w:annotationRef/>
      </w:r>
      <w:r>
        <w:t>Ruang Lingkup sebaiknya gunakan bahasa yang ringkas, contoh No.1</w:t>
      </w:r>
      <w:r>
        <w:br/>
        <w:t xml:space="preserve">Ini bisa diringkas bahasnya : </w:t>
      </w:r>
      <w:proofErr w:type="spellStart"/>
      <w:r>
        <w:t>Self-assessment</w:t>
      </w:r>
      <w:proofErr w:type="spellEnd"/>
      <w:r>
        <w:t xml:space="preserve"> yang dikembangkan mencakup dua aspek utama, yaitu faktor internal (emosi, pola pikir, dan kondisi pribadi)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DF84B1" w15:done="0"/>
  <w15:commentEx w15:paraId="0858ADAD" w15:done="0"/>
  <w15:commentEx w15:paraId="439F40B3" w15:done="0"/>
  <w15:commentEx w15:paraId="497D77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1E3C1F1" w16cex:dateUtc="2026-06-08T08:20:00Z"/>
  <w16cex:commentExtensible w16cex:durableId="1A788C91" w16cex:dateUtc="2026-06-08T08:32:00Z"/>
  <w16cex:commentExtensible w16cex:durableId="36A4D983" w16cex:dateUtc="2026-06-08T08:36:00Z"/>
  <w16cex:commentExtensible w16cex:durableId="6D812285" w16cex:dateUtc="2026-06-08T0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DF84B1" w16cid:durableId="61E3C1F1"/>
  <w16cid:commentId w16cid:paraId="0858ADAD" w16cid:durableId="1A788C91"/>
  <w16cid:commentId w16cid:paraId="439F40B3" w16cid:durableId="36A4D983"/>
  <w16cid:commentId w16cid:paraId="497D7719" w16cid:durableId="6D8122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31196"/>
    <w:multiLevelType w:val="hybridMultilevel"/>
    <w:tmpl w:val="B85E9670"/>
    <w:lvl w:ilvl="0" w:tplc="89A623F0">
      <w:start w:val="1"/>
      <w:numFmt w:val="decimal"/>
      <w:lvlText w:val="1.%1"/>
      <w:lvlJc w:val="left"/>
      <w:pPr>
        <w:ind w:left="1080" w:hanging="360"/>
      </w:pPr>
      <w:rPr>
        <w:rFonts w:ascii="Times New Roman" w:eastAsiaTheme="minorHAnsi"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472909"/>
    <w:multiLevelType w:val="multilevel"/>
    <w:tmpl w:val="0B122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06433"/>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DC6DB8"/>
    <w:multiLevelType w:val="hybridMultilevel"/>
    <w:tmpl w:val="23A4C112"/>
    <w:lvl w:ilvl="0" w:tplc="04210001">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4" w15:restartNumberingAfterBreak="0">
    <w:nsid w:val="14C27A74"/>
    <w:multiLevelType w:val="hybridMultilevel"/>
    <w:tmpl w:val="12D608F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1A4E635F"/>
    <w:multiLevelType w:val="multilevel"/>
    <w:tmpl w:val="0421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B4847E4"/>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8E20E98"/>
    <w:multiLevelType w:val="hybridMultilevel"/>
    <w:tmpl w:val="672A34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94F7AFF"/>
    <w:multiLevelType w:val="multilevel"/>
    <w:tmpl w:val="BBE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C18B6"/>
    <w:multiLevelType w:val="multilevel"/>
    <w:tmpl w:val="8D4E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E3F8B"/>
    <w:multiLevelType w:val="multilevel"/>
    <w:tmpl w:val="145C6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BC68EC"/>
    <w:multiLevelType w:val="hybridMultilevel"/>
    <w:tmpl w:val="F3D4CFC2"/>
    <w:lvl w:ilvl="0" w:tplc="04210001">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12" w15:restartNumberingAfterBreak="0">
    <w:nsid w:val="37404B29"/>
    <w:multiLevelType w:val="hybridMultilevel"/>
    <w:tmpl w:val="4B66ED06"/>
    <w:lvl w:ilvl="0" w:tplc="04210001">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13" w15:restartNumberingAfterBreak="0">
    <w:nsid w:val="3A034C73"/>
    <w:multiLevelType w:val="hybridMultilevel"/>
    <w:tmpl w:val="41BC40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E6F5F6D"/>
    <w:multiLevelType w:val="hybridMultilevel"/>
    <w:tmpl w:val="581ED1EE"/>
    <w:lvl w:ilvl="0" w:tplc="43A8DAD6">
      <w:start w:val="1"/>
      <w:numFmt w:val="bullet"/>
      <w:lvlText w:val=""/>
      <w:lvlJc w:val="left"/>
      <w:pPr>
        <w:ind w:left="1440" w:hanging="360"/>
      </w:pPr>
      <w:rPr>
        <w:rFonts w:ascii="Symbol" w:hAnsi="Symbol" w:hint="default"/>
        <w:sz w:val="20"/>
        <w:szCs w:val="20"/>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46D760A5"/>
    <w:multiLevelType w:val="hybridMultilevel"/>
    <w:tmpl w:val="7124F46C"/>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6" w15:restartNumberingAfterBreak="0">
    <w:nsid w:val="480073A4"/>
    <w:multiLevelType w:val="multilevel"/>
    <w:tmpl w:val="342C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D364E"/>
    <w:multiLevelType w:val="multilevel"/>
    <w:tmpl w:val="04210029"/>
    <w:lvl w:ilvl="0">
      <w:start w:val="1"/>
      <w:numFmt w:val="decimal"/>
      <w:suff w:val="space"/>
      <w:lvlText w:val="Bab%1"/>
      <w:lvlJc w:val="left"/>
      <w:pPr>
        <w:ind w:left="0" w:firstLine="0"/>
      </w:pPr>
    </w:lvl>
    <w:lvl w:ilvl="1">
      <w:start w:val="1"/>
      <w:numFmt w:val="none"/>
      <w:pStyle w:val="Judul2"/>
      <w:suff w:val="nothing"/>
      <w:lvlText w:val=""/>
      <w:lvlJc w:val="left"/>
      <w:pPr>
        <w:ind w:left="0" w:firstLine="0"/>
      </w:pPr>
    </w:lvl>
    <w:lvl w:ilvl="2">
      <w:start w:val="1"/>
      <w:numFmt w:val="none"/>
      <w:pStyle w:val="Judul3"/>
      <w:suff w:val="nothing"/>
      <w:lvlText w:val=""/>
      <w:lvlJc w:val="left"/>
      <w:pPr>
        <w:ind w:left="0" w:firstLine="0"/>
      </w:pPr>
    </w:lvl>
    <w:lvl w:ilvl="3">
      <w:start w:val="1"/>
      <w:numFmt w:val="none"/>
      <w:pStyle w:val="Judul4"/>
      <w:suff w:val="nothing"/>
      <w:lvlText w:val=""/>
      <w:lvlJc w:val="left"/>
      <w:pPr>
        <w:ind w:left="0" w:firstLine="0"/>
      </w:pPr>
    </w:lvl>
    <w:lvl w:ilvl="4">
      <w:start w:val="1"/>
      <w:numFmt w:val="none"/>
      <w:pStyle w:val="Judul5"/>
      <w:suff w:val="nothing"/>
      <w:lvlText w:val=""/>
      <w:lvlJc w:val="left"/>
      <w:pPr>
        <w:ind w:left="0" w:firstLine="0"/>
      </w:pPr>
    </w:lvl>
    <w:lvl w:ilvl="5">
      <w:start w:val="1"/>
      <w:numFmt w:val="none"/>
      <w:pStyle w:val="Judul6"/>
      <w:suff w:val="nothing"/>
      <w:lvlText w:val=""/>
      <w:lvlJc w:val="left"/>
      <w:pPr>
        <w:ind w:left="0" w:firstLine="0"/>
      </w:pPr>
    </w:lvl>
    <w:lvl w:ilvl="6">
      <w:start w:val="1"/>
      <w:numFmt w:val="none"/>
      <w:pStyle w:val="Judul7"/>
      <w:suff w:val="nothing"/>
      <w:lvlText w:val=""/>
      <w:lvlJc w:val="left"/>
      <w:pPr>
        <w:ind w:left="0" w:firstLine="0"/>
      </w:pPr>
    </w:lvl>
    <w:lvl w:ilvl="7">
      <w:start w:val="1"/>
      <w:numFmt w:val="none"/>
      <w:pStyle w:val="Judul8"/>
      <w:suff w:val="nothing"/>
      <w:lvlText w:val=""/>
      <w:lvlJc w:val="left"/>
      <w:pPr>
        <w:ind w:left="0" w:firstLine="0"/>
      </w:pPr>
    </w:lvl>
    <w:lvl w:ilvl="8">
      <w:start w:val="1"/>
      <w:numFmt w:val="none"/>
      <w:pStyle w:val="Judul9"/>
      <w:suff w:val="nothing"/>
      <w:lvlText w:val=""/>
      <w:lvlJc w:val="left"/>
      <w:pPr>
        <w:ind w:left="0" w:firstLine="0"/>
      </w:pPr>
    </w:lvl>
  </w:abstractNum>
  <w:abstractNum w:abstractNumId="18" w15:restartNumberingAfterBreak="0">
    <w:nsid w:val="4F7F0D04"/>
    <w:multiLevelType w:val="multilevel"/>
    <w:tmpl w:val="1E447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8F4070"/>
    <w:multiLevelType w:val="multilevel"/>
    <w:tmpl w:val="A00E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E10A1E"/>
    <w:multiLevelType w:val="hybridMultilevel"/>
    <w:tmpl w:val="9B8245DA"/>
    <w:lvl w:ilvl="0" w:tplc="43A8DAD6">
      <w:start w:val="1"/>
      <w:numFmt w:val="bullet"/>
      <w:lvlText w:val=""/>
      <w:lvlJc w:val="left"/>
      <w:pPr>
        <w:ind w:left="2160" w:hanging="360"/>
      </w:pPr>
      <w:rPr>
        <w:rFonts w:ascii="Symbol" w:hAnsi="Symbol" w:hint="default"/>
        <w:sz w:val="20"/>
        <w:szCs w:val="20"/>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690C41B8"/>
    <w:multiLevelType w:val="multilevel"/>
    <w:tmpl w:val="C7BE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8D2FEE"/>
    <w:multiLevelType w:val="hybridMultilevel"/>
    <w:tmpl w:val="09D4702E"/>
    <w:lvl w:ilvl="0" w:tplc="89A623F0">
      <w:start w:val="1"/>
      <w:numFmt w:val="decimal"/>
      <w:lvlText w:val="1.%1"/>
      <w:lvlJc w:val="left"/>
      <w:pPr>
        <w:ind w:left="720" w:hanging="360"/>
      </w:pPr>
      <w:rPr>
        <w:rFonts w:ascii="Times New Roman" w:eastAsiaTheme="minorHAnsi"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CE11163"/>
    <w:multiLevelType w:val="multilevel"/>
    <w:tmpl w:val="6052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313155">
    <w:abstractNumId w:val="17"/>
  </w:num>
  <w:num w:numId="2" w16cid:durableId="686325575">
    <w:abstractNumId w:val="6"/>
  </w:num>
  <w:num w:numId="3" w16cid:durableId="1063453739">
    <w:abstractNumId w:val="5"/>
  </w:num>
  <w:num w:numId="4" w16cid:durableId="387341614">
    <w:abstractNumId w:val="2"/>
  </w:num>
  <w:num w:numId="5" w16cid:durableId="698164109">
    <w:abstractNumId w:val="0"/>
  </w:num>
  <w:num w:numId="6" w16cid:durableId="1202284289">
    <w:abstractNumId w:val="22"/>
  </w:num>
  <w:num w:numId="7" w16cid:durableId="2038308408">
    <w:abstractNumId w:val="4"/>
  </w:num>
  <w:num w:numId="8" w16cid:durableId="684138010">
    <w:abstractNumId w:val="1"/>
  </w:num>
  <w:num w:numId="9" w16cid:durableId="1694645697">
    <w:abstractNumId w:val="15"/>
  </w:num>
  <w:num w:numId="10" w16cid:durableId="1387797189">
    <w:abstractNumId w:val="12"/>
  </w:num>
  <w:num w:numId="11" w16cid:durableId="219706219">
    <w:abstractNumId w:val="11"/>
  </w:num>
  <w:num w:numId="12" w16cid:durableId="1835223945">
    <w:abstractNumId w:val="3"/>
  </w:num>
  <w:num w:numId="13" w16cid:durableId="697662666">
    <w:abstractNumId w:val="23"/>
  </w:num>
  <w:num w:numId="14" w16cid:durableId="1722055865">
    <w:abstractNumId w:val="9"/>
  </w:num>
  <w:num w:numId="15" w16cid:durableId="1173450654">
    <w:abstractNumId w:val="8"/>
  </w:num>
  <w:num w:numId="16" w16cid:durableId="1873685421">
    <w:abstractNumId w:val="16"/>
  </w:num>
  <w:num w:numId="17" w16cid:durableId="620577077">
    <w:abstractNumId w:val="18"/>
  </w:num>
  <w:num w:numId="18" w16cid:durableId="781606767">
    <w:abstractNumId w:val="19"/>
  </w:num>
  <w:num w:numId="19" w16cid:durableId="1274635282">
    <w:abstractNumId w:val="21"/>
  </w:num>
  <w:num w:numId="20" w16cid:durableId="236869681">
    <w:abstractNumId w:val="13"/>
  </w:num>
  <w:num w:numId="21" w16cid:durableId="1941064870">
    <w:abstractNumId w:val="7"/>
  </w:num>
  <w:num w:numId="22" w16cid:durableId="1801414874">
    <w:abstractNumId w:val="14"/>
  </w:num>
  <w:num w:numId="23" w16cid:durableId="1931430338">
    <w:abstractNumId w:val="20"/>
  </w:num>
  <w:num w:numId="24" w16cid:durableId="141539600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kishsultan@gmail.com">
    <w15:presenceInfo w15:providerId="Windows Live" w15:userId="b8469e04bed71267"/>
  </w15:person>
  <w15:person w15:author="Abdus Syakur">
    <w15:presenceInfo w15:providerId="Windows Live" w15:userId="f8e502b896db05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737"/>
    <w:rsid w:val="000F3F63"/>
    <w:rsid w:val="0034703E"/>
    <w:rsid w:val="003A3737"/>
    <w:rsid w:val="003B1CD0"/>
    <w:rsid w:val="003E2232"/>
    <w:rsid w:val="00500884"/>
    <w:rsid w:val="00523836"/>
    <w:rsid w:val="005439BD"/>
    <w:rsid w:val="006C55B2"/>
    <w:rsid w:val="006E355A"/>
    <w:rsid w:val="00823445"/>
    <w:rsid w:val="00852096"/>
    <w:rsid w:val="00890507"/>
    <w:rsid w:val="00947346"/>
    <w:rsid w:val="009618D2"/>
    <w:rsid w:val="00A81EEF"/>
    <w:rsid w:val="00AC42A0"/>
    <w:rsid w:val="00B94D7C"/>
    <w:rsid w:val="00D86A06"/>
    <w:rsid w:val="00DA208F"/>
    <w:rsid w:val="00EB3DC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26066"/>
  <w15:chartTrackingRefBased/>
  <w15:docId w15:val="{31157F04-674F-714E-9147-24D91243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096"/>
    <w:pPr>
      <w:jc w:val="both"/>
    </w:pPr>
    <w:rPr>
      <w:rFonts w:ascii="Times New Roman" w:hAnsi="Times New Roman"/>
    </w:rPr>
  </w:style>
  <w:style w:type="paragraph" w:styleId="Judul1">
    <w:name w:val="heading 1"/>
    <w:basedOn w:val="Judul"/>
    <w:next w:val="Normal"/>
    <w:link w:val="Judul1KAR"/>
    <w:uiPriority w:val="9"/>
    <w:qFormat/>
    <w:rsid w:val="006C55B2"/>
    <w:pPr>
      <w:spacing w:line="360" w:lineRule="auto"/>
      <w:outlineLvl w:val="0"/>
    </w:pPr>
  </w:style>
  <w:style w:type="paragraph" w:styleId="Judul2">
    <w:name w:val="heading 2"/>
    <w:basedOn w:val="Normal"/>
    <w:next w:val="Normal"/>
    <w:link w:val="Judul2KAR"/>
    <w:uiPriority w:val="9"/>
    <w:unhideWhenUsed/>
    <w:qFormat/>
    <w:rsid w:val="00852096"/>
    <w:pPr>
      <w:keepNext/>
      <w:keepLines/>
      <w:numPr>
        <w:ilvl w:val="1"/>
        <w:numId w:val="1"/>
      </w:numPr>
      <w:spacing w:before="40"/>
      <w:outlineLvl w:val="1"/>
    </w:pPr>
    <w:rPr>
      <w:rFonts w:eastAsiaTheme="majorEastAsia" w:cstheme="majorBidi"/>
      <w:b/>
      <w:color w:val="000000" w:themeColor="text1"/>
      <w:sz w:val="26"/>
      <w:szCs w:val="26"/>
    </w:rPr>
  </w:style>
  <w:style w:type="paragraph" w:styleId="Judul3">
    <w:name w:val="heading 3"/>
    <w:basedOn w:val="Normal"/>
    <w:next w:val="Normal"/>
    <w:link w:val="Judul3KAR"/>
    <w:uiPriority w:val="9"/>
    <w:semiHidden/>
    <w:unhideWhenUsed/>
    <w:qFormat/>
    <w:rsid w:val="003A3737"/>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Judul4">
    <w:name w:val="heading 4"/>
    <w:basedOn w:val="Normal"/>
    <w:next w:val="Normal"/>
    <w:link w:val="Judul4KAR"/>
    <w:uiPriority w:val="9"/>
    <w:semiHidden/>
    <w:unhideWhenUsed/>
    <w:qFormat/>
    <w:rsid w:val="003A3737"/>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Judul5">
    <w:name w:val="heading 5"/>
    <w:basedOn w:val="Normal"/>
    <w:next w:val="Normal"/>
    <w:link w:val="Judul5KAR"/>
    <w:uiPriority w:val="9"/>
    <w:semiHidden/>
    <w:unhideWhenUsed/>
    <w:qFormat/>
    <w:rsid w:val="003A3737"/>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3A3737"/>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semiHidden/>
    <w:unhideWhenUsed/>
    <w:qFormat/>
    <w:rsid w:val="003A3737"/>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semiHidden/>
    <w:unhideWhenUsed/>
    <w:qFormat/>
    <w:rsid w:val="003A373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3A373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C55B2"/>
    <w:rPr>
      <w:rFonts w:ascii="Times New Roman" w:eastAsiaTheme="majorEastAsia" w:hAnsi="Times New Roman" w:cstheme="majorBidi"/>
      <w:b/>
      <w:color w:val="000000" w:themeColor="text1"/>
      <w:spacing w:val="-10"/>
      <w:kern w:val="28"/>
      <w:sz w:val="28"/>
      <w:szCs w:val="56"/>
    </w:rPr>
  </w:style>
  <w:style w:type="character" w:customStyle="1" w:styleId="Judul2KAR">
    <w:name w:val="Judul 2 KAR"/>
    <w:basedOn w:val="FontParagrafDefault"/>
    <w:link w:val="Judul2"/>
    <w:uiPriority w:val="9"/>
    <w:rsid w:val="00852096"/>
    <w:rPr>
      <w:rFonts w:ascii="Times New Roman" w:eastAsiaTheme="majorEastAsia" w:hAnsi="Times New Roman" w:cstheme="majorBidi"/>
      <w:b/>
      <w:color w:val="000000" w:themeColor="text1"/>
      <w:sz w:val="26"/>
      <w:szCs w:val="26"/>
    </w:rPr>
  </w:style>
  <w:style w:type="character" w:customStyle="1" w:styleId="Judul3KAR">
    <w:name w:val="Judul 3 KAR"/>
    <w:basedOn w:val="FontParagrafDefault"/>
    <w:link w:val="Judul3"/>
    <w:uiPriority w:val="9"/>
    <w:semiHidden/>
    <w:rsid w:val="003A3737"/>
    <w:rPr>
      <w:rFonts w:asciiTheme="majorHAnsi" w:eastAsiaTheme="majorEastAsia" w:hAnsiTheme="majorHAnsi" w:cstheme="majorBidi"/>
      <w:color w:val="1F3763" w:themeColor="accent1" w:themeShade="7F"/>
    </w:rPr>
  </w:style>
  <w:style w:type="character" w:customStyle="1" w:styleId="Judul4KAR">
    <w:name w:val="Judul 4 KAR"/>
    <w:basedOn w:val="FontParagrafDefault"/>
    <w:link w:val="Judul4"/>
    <w:uiPriority w:val="9"/>
    <w:semiHidden/>
    <w:rsid w:val="003A3737"/>
    <w:rPr>
      <w:rFonts w:asciiTheme="majorHAnsi" w:eastAsiaTheme="majorEastAsia" w:hAnsiTheme="majorHAnsi" w:cstheme="majorBidi"/>
      <w:i/>
      <w:iCs/>
      <w:color w:val="2F5496" w:themeColor="accent1" w:themeShade="BF"/>
    </w:rPr>
  </w:style>
  <w:style w:type="character" w:customStyle="1" w:styleId="Judul5KAR">
    <w:name w:val="Judul 5 KAR"/>
    <w:basedOn w:val="FontParagrafDefault"/>
    <w:link w:val="Judul5"/>
    <w:uiPriority w:val="9"/>
    <w:semiHidden/>
    <w:rsid w:val="003A3737"/>
    <w:rPr>
      <w:rFonts w:asciiTheme="majorHAnsi" w:eastAsiaTheme="majorEastAsia" w:hAnsiTheme="majorHAnsi" w:cstheme="majorBidi"/>
      <w:color w:val="2F5496" w:themeColor="accent1" w:themeShade="BF"/>
    </w:rPr>
  </w:style>
  <w:style w:type="character" w:customStyle="1" w:styleId="Judul6KAR">
    <w:name w:val="Judul 6 KAR"/>
    <w:basedOn w:val="FontParagrafDefault"/>
    <w:link w:val="Judul6"/>
    <w:uiPriority w:val="9"/>
    <w:semiHidden/>
    <w:rsid w:val="003A3737"/>
    <w:rPr>
      <w:rFonts w:asciiTheme="majorHAnsi" w:eastAsiaTheme="majorEastAsia" w:hAnsiTheme="majorHAnsi" w:cstheme="majorBidi"/>
      <w:color w:val="1F3763" w:themeColor="accent1" w:themeShade="7F"/>
    </w:rPr>
  </w:style>
  <w:style w:type="character" w:customStyle="1" w:styleId="Judul7KAR">
    <w:name w:val="Judul 7 KAR"/>
    <w:basedOn w:val="FontParagrafDefault"/>
    <w:link w:val="Judul7"/>
    <w:uiPriority w:val="9"/>
    <w:semiHidden/>
    <w:rsid w:val="003A3737"/>
    <w:rPr>
      <w:rFonts w:asciiTheme="majorHAnsi" w:eastAsiaTheme="majorEastAsia" w:hAnsiTheme="majorHAnsi" w:cstheme="majorBidi"/>
      <w:i/>
      <w:iCs/>
      <w:color w:val="1F3763" w:themeColor="accent1" w:themeShade="7F"/>
    </w:rPr>
  </w:style>
  <w:style w:type="character" w:customStyle="1" w:styleId="Judul8KAR">
    <w:name w:val="Judul 8 KAR"/>
    <w:basedOn w:val="FontParagrafDefault"/>
    <w:link w:val="Judul8"/>
    <w:uiPriority w:val="9"/>
    <w:semiHidden/>
    <w:rsid w:val="003A3737"/>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3A3737"/>
    <w:rPr>
      <w:rFonts w:asciiTheme="majorHAnsi" w:eastAsiaTheme="majorEastAsia" w:hAnsiTheme="majorHAnsi" w:cstheme="majorBidi"/>
      <w:i/>
      <w:iCs/>
      <w:color w:val="272727" w:themeColor="text1" w:themeTint="D8"/>
      <w:sz w:val="21"/>
      <w:szCs w:val="21"/>
    </w:rPr>
  </w:style>
  <w:style w:type="paragraph" w:styleId="DaftarParagraf">
    <w:name w:val="List Paragraph"/>
    <w:basedOn w:val="Normal"/>
    <w:uiPriority w:val="34"/>
    <w:qFormat/>
    <w:rsid w:val="003A3737"/>
    <w:pPr>
      <w:ind w:left="720"/>
      <w:contextualSpacing/>
    </w:pPr>
  </w:style>
  <w:style w:type="paragraph" w:styleId="NormalWeb">
    <w:name w:val="Normal (Web)"/>
    <w:basedOn w:val="Normal"/>
    <w:uiPriority w:val="99"/>
    <w:unhideWhenUsed/>
    <w:rsid w:val="00D86A06"/>
    <w:pPr>
      <w:spacing w:before="100" w:beforeAutospacing="1" w:after="100" w:afterAutospacing="1"/>
    </w:pPr>
    <w:rPr>
      <w:rFonts w:eastAsia="Times New Roman" w:cs="Times New Roman"/>
      <w:kern w:val="0"/>
      <w:lang w:eastAsia="id-ID"/>
      <w14:ligatures w14:val="none"/>
    </w:rPr>
  </w:style>
  <w:style w:type="paragraph" w:styleId="Judul">
    <w:name w:val="Title"/>
    <w:basedOn w:val="Normal"/>
    <w:next w:val="Normal"/>
    <w:link w:val="JudulKAR"/>
    <w:uiPriority w:val="10"/>
    <w:qFormat/>
    <w:rsid w:val="005439BD"/>
    <w:pPr>
      <w:contextualSpacing/>
      <w:jc w:val="center"/>
    </w:pPr>
    <w:rPr>
      <w:rFonts w:eastAsiaTheme="majorEastAsia" w:cstheme="majorBidi"/>
      <w:b/>
      <w:color w:val="000000" w:themeColor="text1"/>
      <w:spacing w:val="-10"/>
      <w:kern w:val="28"/>
      <w:sz w:val="28"/>
      <w:szCs w:val="56"/>
    </w:rPr>
  </w:style>
  <w:style w:type="character" w:customStyle="1" w:styleId="JudulKAR">
    <w:name w:val="Judul KAR"/>
    <w:basedOn w:val="FontParagrafDefault"/>
    <w:link w:val="Judul"/>
    <w:uiPriority w:val="10"/>
    <w:rsid w:val="005439BD"/>
    <w:rPr>
      <w:rFonts w:ascii="Times New Roman" w:eastAsiaTheme="majorEastAsia" w:hAnsi="Times New Roman" w:cstheme="majorBidi"/>
      <w:b/>
      <w:color w:val="000000" w:themeColor="text1"/>
      <w:spacing w:val="-10"/>
      <w:kern w:val="28"/>
      <w:sz w:val="28"/>
      <w:szCs w:val="56"/>
    </w:rPr>
  </w:style>
  <w:style w:type="paragraph" w:styleId="JudulTOC">
    <w:name w:val="TOC Heading"/>
    <w:basedOn w:val="Judul1"/>
    <w:next w:val="Normal"/>
    <w:uiPriority w:val="39"/>
    <w:unhideWhenUsed/>
    <w:qFormat/>
    <w:rsid w:val="005439BD"/>
    <w:pPr>
      <w:spacing w:before="480" w:line="276" w:lineRule="auto"/>
      <w:jc w:val="left"/>
      <w:outlineLvl w:val="9"/>
    </w:pPr>
    <w:rPr>
      <w:rFonts w:asciiTheme="majorHAnsi" w:hAnsiTheme="majorHAnsi"/>
      <w:bCs/>
      <w:color w:val="2F5496" w:themeColor="accent1" w:themeShade="BF"/>
      <w:kern w:val="0"/>
      <w:szCs w:val="28"/>
      <w:lang w:eastAsia="id-ID"/>
      <w14:ligatures w14:val="none"/>
    </w:rPr>
  </w:style>
  <w:style w:type="paragraph" w:styleId="TOC2">
    <w:name w:val="toc 2"/>
    <w:basedOn w:val="Normal"/>
    <w:next w:val="Normal"/>
    <w:autoRedefine/>
    <w:uiPriority w:val="39"/>
    <w:unhideWhenUsed/>
    <w:rsid w:val="005439BD"/>
    <w:pPr>
      <w:spacing w:before="120"/>
      <w:ind w:left="240"/>
      <w:jc w:val="left"/>
    </w:pPr>
    <w:rPr>
      <w:rFonts w:asciiTheme="minorHAnsi" w:hAnsiTheme="minorHAnsi" w:cstheme="minorHAnsi"/>
      <w:b/>
      <w:bCs/>
      <w:sz w:val="22"/>
      <w:szCs w:val="22"/>
    </w:rPr>
  </w:style>
  <w:style w:type="paragraph" w:styleId="TOC1">
    <w:name w:val="toc 1"/>
    <w:basedOn w:val="Normal"/>
    <w:next w:val="Normal"/>
    <w:autoRedefine/>
    <w:uiPriority w:val="39"/>
    <w:unhideWhenUsed/>
    <w:rsid w:val="005439BD"/>
    <w:pPr>
      <w:spacing w:before="120"/>
      <w:jc w:val="left"/>
    </w:pPr>
    <w:rPr>
      <w:rFonts w:asciiTheme="minorHAnsi" w:hAnsiTheme="minorHAnsi" w:cstheme="minorHAnsi"/>
      <w:b/>
      <w:bCs/>
      <w:i/>
      <w:iCs/>
    </w:rPr>
  </w:style>
  <w:style w:type="paragraph" w:styleId="TOC3">
    <w:name w:val="toc 3"/>
    <w:basedOn w:val="Normal"/>
    <w:next w:val="Normal"/>
    <w:autoRedefine/>
    <w:uiPriority w:val="39"/>
    <w:unhideWhenUsed/>
    <w:rsid w:val="005439BD"/>
    <w:pPr>
      <w:ind w:left="480"/>
      <w:jc w:val="left"/>
    </w:pPr>
    <w:rPr>
      <w:rFonts w:asciiTheme="minorHAnsi" w:hAnsiTheme="minorHAnsi" w:cstheme="minorHAnsi"/>
      <w:sz w:val="20"/>
      <w:szCs w:val="20"/>
    </w:rPr>
  </w:style>
  <w:style w:type="paragraph" w:styleId="TOC4">
    <w:name w:val="toc 4"/>
    <w:basedOn w:val="Normal"/>
    <w:next w:val="Normal"/>
    <w:autoRedefine/>
    <w:uiPriority w:val="39"/>
    <w:semiHidden/>
    <w:unhideWhenUsed/>
    <w:rsid w:val="005439BD"/>
    <w:pPr>
      <w:ind w:left="72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5439BD"/>
    <w:pPr>
      <w:ind w:left="96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5439BD"/>
    <w:pPr>
      <w:ind w:left="12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5439BD"/>
    <w:pPr>
      <w:ind w:left="144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5439BD"/>
    <w:pPr>
      <w:ind w:left="168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5439BD"/>
    <w:pPr>
      <w:ind w:left="1920"/>
      <w:jc w:val="left"/>
    </w:pPr>
    <w:rPr>
      <w:rFonts w:asciiTheme="minorHAnsi" w:hAnsiTheme="minorHAnsi" w:cstheme="minorHAnsi"/>
      <w:sz w:val="20"/>
      <w:szCs w:val="20"/>
    </w:rPr>
  </w:style>
  <w:style w:type="character" w:styleId="Hyperlink">
    <w:name w:val="Hyperlink"/>
    <w:basedOn w:val="FontParagrafDefault"/>
    <w:uiPriority w:val="99"/>
    <w:unhideWhenUsed/>
    <w:rsid w:val="006C55B2"/>
    <w:rPr>
      <w:color w:val="0563C1" w:themeColor="hyperlink"/>
      <w:u w:val="single"/>
    </w:rPr>
  </w:style>
  <w:style w:type="paragraph" w:styleId="Revisi">
    <w:name w:val="Revision"/>
    <w:hidden/>
    <w:uiPriority w:val="99"/>
    <w:semiHidden/>
    <w:rsid w:val="00A81EEF"/>
    <w:rPr>
      <w:rFonts w:ascii="Times New Roman" w:hAnsi="Times New Roman"/>
    </w:rPr>
  </w:style>
  <w:style w:type="character" w:styleId="ReferensiKomentar">
    <w:name w:val="annotation reference"/>
    <w:basedOn w:val="FontParagrafDefault"/>
    <w:uiPriority w:val="99"/>
    <w:semiHidden/>
    <w:unhideWhenUsed/>
    <w:rsid w:val="00AC42A0"/>
    <w:rPr>
      <w:sz w:val="16"/>
      <w:szCs w:val="16"/>
    </w:rPr>
  </w:style>
  <w:style w:type="paragraph" w:styleId="TeksKomentar">
    <w:name w:val="annotation text"/>
    <w:basedOn w:val="Normal"/>
    <w:link w:val="TeksKomentarKAR"/>
    <w:uiPriority w:val="99"/>
    <w:unhideWhenUsed/>
    <w:rsid w:val="00AC42A0"/>
    <w:rPr>
      <w:sz w:val="20"/>
      <w:szCs w:val="20"/>
    </w:rPr>
  </w:style>
  <w:style w:type="character" w:customStyle="1" w:styleId="TeksKomentarKAR">
    <w:name w:val="Teks Komentar KAR"/>
    <w:basedOn w:val="FontParagrafDefault"/>
    <w:link w:val="TeksKomentar"/>
    <w:uiPriority w:val="99"/>
    <w:rsid w:val="00AC42A0"/>
    <w:rPr>
      <w:rFonts w:ascii="Times New Roman" w:hAnsi="Times New Roman"/>
      <w:sz w:val="20"/>
      <w:szCs w:val="20"/>
    </w:rPr>
  </w:style>
  <w:style w:type="paragraph" w:styleId="SubjekKomentar">
    <w:name w:val="annotation subject"/>
    <w:basedOn w:val="TeksKomentar"/>
    <w:next w:val="TeksKomentar"/>
    <w:link w:val="SubjekKomentarKAR"/>
    <w:uiPriority w:val="99"/>
    <w:semiHidden/>
    <w:unhideWhenUsed/>
    <w:rsid w:val="00AC42A0"/>
    <w:rPr>
      <w:b/>
      <w:bCs/>
    </w:rPr>
  </w:style>
  <w:style w:type="character" w:customStyle="1" w:styleId="SubjekKomentarKAR">
    <w:name w:val="Subjek Komentar KAR"/>
    <w:basedOn w:val="TeksKomentarKAR"/>
    <w:link w:val="SubjekKomentar"/>
    <w:uiPriority w:val="99"/>
    <w:semiHidden/>
    <w:rsid w:val="00AC42A0"/>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906197">
      <w:bodyDiv w:val="1"/>
      <w:marLeft w:val="0"/>
      <w:marRight w:val="0"/>
      <w:marTop w:val="0"/>
      <w:marBottom w:val="0"/>
      <w:divBdr>
        <w:top w:val="none" w:sz="0" w:space="0" w:color="auto"/>
        <w:left w:val="none" w:sz="0" w:space="0" w:color="auto"/>
        <w:bottom w:val="none" w:sz="0" w:space="0" w:color="auto"/>
        <w:right w:val="none" w:sz="0" w:space="0" w:color="auto"/>
      </w:divBdr>
    </w:div>
    <w:div w:id="1568371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7325E-04D1-134A-9363-614F41CD8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1962</Words>
  <Characters>11188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rakishsultan@gmail.com</dc:creator>
  <cp:keywords/>
  <dc:description/>
  <cp:lastModifiedBy>rakishsultan@gmail.com</cp:lastModifiedBy>
  <cp:revision>2</cp:revision>
  <dcterms:created xsi:type="dcterms:W3CDTF">2026-06-19T03:11:00Z</dcterms:created>
  <dcterms:modified xsi:type="dcterms:W3CDTF">2026-06-19T03:11:00Z</dcterms:modified>
</cp:coreProperties>
</file>